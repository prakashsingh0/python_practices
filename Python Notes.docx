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473EA" w14:textId="71E5D7E7" w:rsidR="00271EB4" w:rsidRPr="00C96F3D" w:rsidRDefault="00271EB4">
      <w:pPr>
        <w:jc w:val="center"/>
        <w:rPr>
          <w:b/>
          <w:bCs/>
          <w:sz w:val="40"/>
          <w:szCs w:val="40"/>
          <w:lang w:val="en-US"/>
        </w:rPr>
        <w:pPrChange w:id="0" w:author="Aditya Singh Kshatreeya" w:date="2026-01-18T10:21:00Z">
          <w:pPr/>
        </w:pPrChange>
      </w:pPr>
      <w:bookmarkStart w:id="1" w:name="_Hlk226888858"/>
      <w:r w:rsidRPr="00C96F3D">
        <w:rPr>
          <w:b/>
          <w:bCs/>
          <w:sz w:val="40"/>
          <w:szCs w:val="40"/>
          <w:lang w:val="en-US"/>
        </w:rPr>
        <w:t xml:space="preserve">Python </w:t>
      </w:r>
      <w:ins w:id="2" w:author="Aditya Singh Kshatreeya" w:date="2026-01-18T10:22:00Z">
        <w:r w:rsidR="00C96F3D">
          <w:rPr>
            <w:b/>
            <w:bCs/>
            <w:sz w:val="40"/>
            <w:szCs w:val="40"/>
            <w:lang w:val="en-US"/>
          </w:rPr>
          <w:t>N</w:t>
        </w:r>
      </w:ins>
      <w:del w:id="3" w:author="Aditya Singh Kshatreeya" w:date="2026-01-18T10:22:00Z">
        <w:r w:rsidRPr="00C96F3D" w:rsidDel="00C96F3D">
          <w:rPr>
            <w:b/>
            <w:bCs/>
            <w:sz w:val="40"/>
            <w:szCs w:val="40"/>
            <w:lang w:val="en-US"/>
          </w:rPr>
          <w:delText>n</w:delText>
        </w:r>
      </w:del>
      <w:r w:rsidRPr="00C96F3D">
        <w:rPr>
          <w:b/>
          <w:bCs/>
          <w:sz w:val="40"/>
          <w:szCs w:val="40"/>
          <w:lang w:val="en-US"/>
        </w:rPr>
        <w:t>otes</w:t>
      </w:r>
      <w:del w:id="4" w:author="Aditya Singh Kshatreeya" w:date="2026-01-18T10:22:00Z">
        <w:r w:rsidRPr="00C96F3D" w:rsidDel="00C96F3D">
          <w:rPr>
            <w:b/>
            <w:bCs/>
            <w:sz w:val="40"/>
            <w:szCs w:val="40"/>
            <w:lang w:val="en-US"/>
          </w:rPr>
          <w:delText>:</w:delText>
        </w:r>
      </w:del>
    </w:p>
    <w:p w14:paraId="7D1A64BA" w14:textId="4ECF5C35" w:rsidR="00271EB4" w:rsidRDefault="00271EB4">
      <w:pPr>
        <w:rPr>
          <w:ins w:id="5" w:author="Aditya Singh Kshatreeya" w:date="2026-01-18T10:22:00Z"/>
          <w:lang w:val="en-US"/>
        </w:rPr>
      </w:pPr>
    </w:p>
    <w:p w14:paraId="1EB2E73B" w14:textId="48166EDF" w:rsidR="00C96F3D" w:rsidRDefault="00C96F3D">
      <w:pPr>
        <w:rPr>
          <w:ins w:id="6" w:author="Aditya Singh Kshatreeya" w:date="2026-01-18T10:22:00Z"/>
          <w:lang w:val="en-US"/>
        </w:rPr>
      </w:pPr>
      <w:r w:rsidRPr="00C96F3D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8AA067" wp14:editId="6691B207">
                <wp:simplePos x="0" y="0"/>
                <wp:positionH relativeFrom="column">
                  <wp:posOffset>1799102</wp:posOffset>
                </wp:positionH>
                <wp:positionV relativeFrom="paragraph">
                  <wp:posOffset>224595</wp:posOffset>
                </wp:positionV>
                <wp:extent cx="2667000" cy="339725"/>
                <wp:effectExtent l="0" t="0" r="19050" b="222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339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C8245" w14:textId="69872C88" w:rsidR="00556693" w:rsidRPr="00556693" w:rsidRDefault="00C96F3D" w:rsidP="005566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="00556693">
                              <w:rPr>
                                <w:lang w:val="en-US"/>
                              </w:rPr>
                              <w:t>rgument</w:t>
                            </w:r>
                            <w:r>
                              <w:rPr>
                                <w:lang w:val="en-US"/>
                              </w:rPr>
                              <w:t xml:space="preserve"> inside the input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8AA067" id="Rectangle 3" o:spid="_x0000_s1026" style="position:absolute;margin-left:141.65pt;margin-top:17.7pt;width:210pt;height:26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" fillcolor="white [3201]" strokecolor="#4ea72e [3209]" strokeweight="1pt">
                <v:textbox>
                  <w:txbxContent>
                    <w:p w14:paraId="110C8245" w14:textId="69872C88" w:rsidR="00556693" w:rsidRPr="00556693" w:rsidRDefault="00C96F3D" w:rsidP="0055669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  <w:r w:rsidR="00556693">
                        <w:rPr>
                          <w:lang w:val="en-US"/>
                        </w:rPr>
                        <w:t>rgument</w:t>
                      </w:r>
                      <w:r>
                        <w:rPr>
                          <w:lang w:val="en-US"/>
                        </w:rPr>
                        <w:t xml:space="preserve"> inside the input function</w:t>
                      </w:r>
                    </w:p>
                  </w:txbxContent>
                </v:textbox>
              </v:rect>
            </w:pict>
          </mc:Fallback>
        </mc:AlternateContent>
      </w:r>
    </w:p>
    <w:p w14:paraId="3138488B" w14:textId="02332836" w:rsidR="00C96F3D" w:rsidRDefault="00C96F3D">
      <w:pPr>
        <w:rPr>
          <w:ins w:id="7" w:author="Aditya Singh Kshatreeya" w:date="2026-01-18T10:22:00Z"/>
          <w:lang w:val="en-US"/>
        </w:rPr>
      </w:pPr>
      <w:r w:rsidRPr="00C96F3D"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B7983B" wp14:editId="5BF4F8EF">
                <wp:simplePos x="0" y="0"/>
                <wp:positionH relativeFrom="column">
                  <wp:posOffset>2681166</wp:posOffset>
                </wp:positionH>
                <wp:positionV relativeFrom="paragraph">
                  <wp:posOffset>252974</wp:posOffset>
                </wp:positionV>
                <wp:extent cx="424962" cy="404202"/>
                <wp:effectExtent l="38100" t="0" r="32385" b="5334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4962" cy="4042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A1C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1.1pt;margin-top:19.9pt;width:33.45pt;height:31.8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26688C50" w14:textId="77777777" w:rsidR="00C96F3D" w:rsidRDefault="00C96F3D">
      <w:pPr>
        <w:rPr>
          <w:lang w:val="en-US"/>
        </w:rPr>
      </w:pPr>
    </w:p>
    <w:p w14:paraId="5CB83885" w14:textId="09A74A24" w:rsidR="00271EB4" w:rsidRDefault="00271EB4">
      <w:pPr>
        <w:rPr>
          <w:lang w:val="en-US"/>
        </w:rPr>
      </w:pPr>
      <w:proofErr w:type="spellStart"/>
      <w:r>
        <w:rPr>
          <w:lang w:val="en-US"/>
        </w:rPr>
        <w:t>Amount_in_usd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float(</w:t>
      </w:r>
      <w:proofErr w:type="gramEnd"/>
      <w:r>
        <w:rPr>
          <w:lang w:val="en-US"/>
        </w:rPr>
        <w:t xml:space="preserve">input(“Please enter an </w:t>
      </w:r>
      <w:proofErr w:type="spellStart"/>
      <w:r>
        <w:rPr>
          <w:lang w:val="en-US"/>
        </w:rPr>
        <w:t>amout</w:t>
      </w:r>
      <w:proofErr w:type="spellEnd"/>
      <w:r>
        <w:rPr>
          <w:lang w:val="en-US"/>
        </w:rPr>
        <w:t xml:space="preserve"> in USD :</w:t>
      </w:r>
      <w:ins w:id="8" w:author="Aditya Singh Kshatreeya" w:date="2026-01-18T10:22:00Z">
        <w:r w:rsidR="00C96F3D">
          <w:rPr>
            <w:lang w:val="en-US"/>
          </w:rPr>
          <w:t xml:space="preserve"> </w:t>
        </w:r>
      </w:ins>
      <w:r>
        <w:rPr>
          <w:lang w:val="en-US"/>
        </w:rPr>
        <w:t xml:space="preserve"> “))</w:t>
      </w:r>
    </w:p>
    <w:p w14:paraId="15E81E89" w14:textId="01C45B97" w:rsidR="00271EB4" w:rsidRDefault="00271EB4">
      <w:pPr>
        <w:rPr>
          <w:lang w:val="en-US"/>
        </w:rPr>
      </w:pPr>
      <w:proofErr w:type="spellStart"/>
      <w:r>
        <w:rPr>
          <w:lang w:val="en-US"/>
        </w:rPr>
        <w:t>Amou</w:t>
      </w:r>
      <w:r w:rsidR="00C96F3D">
        <w:rPr>
          <w:lang w:val="en-US"/>
        </w:rPr>
        <w:t>n</w:t>
      </w:r>
      <w:r>
        <w:rPr>
          <w:lang w:val="en-US"/>
        </w:rPr>
        <w:t>t_in_INR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Amount_in_usd</w:t>
      </w:r>
      <w:proofErr w:type="spellEnd"/>
      <w:r>
        <w:rPr>
          <w:lang w:val="en-US"/>
        </w:rPr>
        <w:t xml:space="preserve"> * 90</w:t>
      </w:r>
    </w:p>
    <w:p w14:paraId="0847B6A8" w14:textId="64FA5ED5" w:rsidR="00271EB4" w:rsidRDefault="00271EB4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Amou</w:t>
      </w:r>
      <w:r w:rsidR="00C96F3D">
        <w:rPr>
          <w:lang w:val="en-US"/>
        </w:rPr>
        <w:t>n</w:t>
      </w:r>
      <w:r>
        <w:rPr>
          <w:lang w:val="en-US"/>
        </w:rPr>
        <w:t>t_in_INR</w:t>
      </w:r>
      <w:proofErr w:type="spellEnd"/>
      <w:r>
        <w:rPr>
          <w:lang w:val="en-US"/>
        </w:rPr>
        <w:t>)</w:t>
      </w:r>
    </w:p>
    <w:p w14:paraId="6819CB04" w14:textId="77777777" w:rsidR="00271EB4" w:rsidRDefault="00271EB4">
      <w:pPr>
        <w:rPr>
          <w:lang w:val="en-US"/>
        </w:rPr>
      </w:pPr>
    </w:p>
    <w:p w14:paraId="1FA40ECC" w14:textId="7B0A7E53" w:rsidR="00271EB4" w:rsidRDefault="00271EB4" w:rsidP="00271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EXPRESSION always return some</w:t>
      </w:r>
      <w:ins w:id="9" w:author="Aditya Singh Kshatreeya" w:date="2026-01-18T10:24:00Z">
        <w:r w:rsidR="00C96F3D">
          <w:rPr>
            <w:lang w:val="en-US"/>
          </w:rPr>
          <w:t xml:space="preserve"> value</w:t>
        </w:r>
      </w:ins>
      <w:del w:id="10" w:author="Aditya Singh Kshatreeya" w:date="2026-01-18T10:24:00Z">
        <w:r w:rsidDel="00C96F3D">
          <w:rPr>
            <w:lang w:val="en-US"/>
          </w:rPr>
          <w:delText>things</w:delText>
        </w:r>
      </w:del>
      <w:ins w:id="11" w:author="Aditya Singh Kshatreeya" w:date="2026-01-18T10:23:00Z">
        <w:r w:rsidR="00C96F3D">
          <w:rPr>
            <w:lang w:val="en-US"/>
          </w:rPr>
          <w:t xml:space="preserve"> like true or false anything </w:t>
        </w:r>
      </w:ins>
    </w:p>
    <w:p w14:paraId="3C6D8B54" w14:textId="507A0A69" w:rsidR="00271EB4" w:rsidRDefault="00271EB4" w:rsidP="00271E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Statement is just a command </w:t>
      </w:r>
      <w:ins w:id="12" w:author="Aditya Singh Kshatreeya" w:date="2026-01-18T10:24:00Z">
        <w:r w:rsidR="00C96F3D">
          <w:rPr>
            <w:lang w:val="en-US"/>
          </w:rPr>
          <w:t>it’s not return any value</w:t>
        </w:r>
      </w:ins>
    </w:p>
    <w:p w14:paraId="31C7ED86" w14:textId="1D5131D5" w:rsidR="00271EB4" w:rsidRPr="00C96F3D" w:rsidRDefault="00271EB4" w:rsidP="00271EB4">
      <w:pPr>
        <w:ind w:left="360"/>
        <w:rPr>
          <w:b/>
          <w:bCs/>
          <w:lang w:val="en-US"/>
          <w:rPrChange w:id="13" w:author="Aditya Singh Kshatreeya" w:date="2026-01-18T10:24:00Z">
            <w:rPr>
              <w:lang w:val="en-US"/>
            </w:rPr>
          </w:rPrChange>
        </w:rPr>
      </w:pPr>
      <w:proofErr w:type="gramStart"/>
      <w:r w:rsidRPr="00C96F3D">
        <w:rPr>
          <w:b/>
          <w:bCs/>
          <w:lang w:val="en-US"/>
          <w:rPrChange w:id="14" w:author="Aditya Singh Kshatreeya" w:date="2026-01-18T10:24:00Z">
            <w:rPr>
              <w:lang w:val="en-US"/>
            </w:rPr>
          </w:rPrChange>
        </w:rPr>
        <w:t>Operator :</w:t>
      </w:r>
      <w:proofErr w:type="gramEnd"/>
      <w:r w:rsidRPr="00C96F3D">
        <w:rPr>
          <w:b/>
          <w:bCs/>
          <w:lang w:val="en-US"/>
          <w:rPrChange w:id="15" w:author="Aditya Singh Kshatreeya" w:date="2026-01-18T10:24:00Z">
            <w:rPr>
              <w:lang w:val="en-US"/>
            </w:rPr>
          </w:rPrChange>
        </w:rPr>
        <w:t xml:space="preserve">- </w:t>
      </w:r>
    </w:p>
    <w:p w14:paraId="22B194F8" w14:textId="536D5CC7" w:rsidR="00271EB4" w:rsidRDefault="00271EB4" w:rsidP="00271EB4">
      <w:pPr>
        <w:ind w:left="360"/>
        <w:rPr>
          <w:lang w:val="en-US"/>
        </w:rPr>
      </w:pPr>
      <w:r>
        <w:rPr>
          <w:lang w:val="en-US"/>
        </w:rPr>
        <w:t>10&lt;10 =&gt; false</w:t>
      </w:r>
    </w:p>
    <w:p w14:paraId="325C3115" w14:textId="3AD96189" w:rsidR="00271EB4" w:rsidRDefault="00271EB4" w:rsidP="00271EB4">
      <w:pPr>
        <w:ind w:left="360"/>
        <w:rPr>
          <w:lang w:val="en-US"/>
        </w:rPr>
      </w:pPr>
      <w:r>
        <w:rPr>
          <w:lang w:val="en-US"/>
        </w:rPr>
        <w:t>10&lt;=10 =&gt; true</w:t>
      </w:r>
    </w:p>
    <w:p w14:paraId="7A64DECF" w14:textId="7E02CC4E" w:rsidR="00271EB4" w:rsidRDefault="00271EB4" w:rsidP="00271EB4">
      <w:pPr>
        <w:ind w:left="360"/>
        <w:rPr>
          <w:lang w:val="en-US"/>
        </w:rPr>
      </w:pPr>
      <w:r>
        <w:rPr>
          <w:lang w:val="en-US"/>
        </w:rPr>
        <w:t>10&gt;=10=&gt;true</w:t>
      </w:r>
    </w:p>
    <w:p w14:paraId="508C2CF3" w14:textId="0AD4B0F9" w:rsidR="00271EB4" w:rsidRDefault="00271EB4" w:rsidP="00271EB4">
      <w:pPr>
        <w:ind w:left="360"/>
        <w:rPr>
          <w:lang w:val="en-US"/>
        </w:rPr>
      </w:pPr>
      <w:r>
        <w:rPr>
          <w:lang w:val="en-US"/>
        </w:rPr>
        <w:t>10&gt;10 =&gt; false</w:t>
      </w:r>
    </w:p>
    <w:p w14:paraId="76E59968" w14:textId="77777777" w:rsidR="00C775CD" w:rsidRDefault="00C775CD" w:rsidP="00271EB4">
      <w:pPr>
        <w:ind w:left="360"/>
        <w:rPr>
          <w:lang w:val="en-US"/>
        </w:rPr>
      </w:pPr>
    </w:p>
    <w:p w14:paraId="6F2DC659" w14:textId="77777777" w:rsidR="00C775CD" w:rsidRPr="00C96F3D" w:rsidRDefault="00C775CD" w:rsidP="00271EB4">
      <w:pPr>
        <w:ind w:left="360"/>
        <w:rPr>
          <w:b/>
          <w:bCs/>
          <w:lang w:val="en-US"/>
          <w:rPrChange w:id="16" w:author="Aditya Singh Kshatreeya" w:date="2026-01-18T10:25:00Z">
            <w:rPr>
              <w:lang w:val="en-US"/>
            </w:rPr>
          </w:rPrChange>
        </w:rPr>
      </w:pPr>
      <w:r w:rsidRPr="00C96F3D">
        <w:rPr>
          <w:b/>
          <w:bCs/>
          <w:lang w:val="en-US"/>
          <w:rPrChange w:id="17" w:author="Aditya Singh Kshatreeya" w:date="2026-01-18T10:25:00Z">
            <w:rPr>
              <w:lang w:val="en-US"/>
            </w:rPr>
          </w:rPrChange>
        </w:rPr>
        <w:t xml:space="preserve">Equal to </w:t>
      </w:r>
      <w:proofErr w:type="gramStart"/>
      <w:r w:rsidRPr="00C96F3D">
        <w:rPr>
          <w:b/>
          <w:bCs/>
          <w:lang w:val="en-US"/>
          <w:rPrChange w:id="18" w:author="Aditya Singh Kshatreeya" w:date="2026-01-18T10:25:00Z">
            <w:rPr>
              <w:lang w:val="en-US"/>
            </w:rPr>
          </w:rPrChange>
        </w:rPr>
        <w:t>operator :</w:t>
      </w:r>
      <w:proofErr w:type="gramEnd"/>
      <w:r w:rsidRPr="00C96F3D">
        <w:rPr>
          <w:b/>
          <w:bCs/>
          <w:lang w:val="en-US"/>
          <w:rPrChange w:id="19" w:author="Aditya Singh Kshatreeya" w:date="2026-01-18T10:25:00Z">
            <w:rPr>
              <w:lang w:val="en-US"/>
            </w:rPr>
          </w:rPrChange>
        </w:rPr>
        <w:t xml:space="preserve"> </w:t>
      </w:r>
    </w:p>
    <w:p w14:paraId="365CF253" w14:textId="6294527F" w:rsidR="00C775CD" w:rsidRDefault="00C775CD" w:rsidP="00271EB4">
      <w:pPr>
        <w:ind w:left="360"/>
        <w:rPr>
          <w:lang w:val="en-US"/>
        </w:rPr>
      </w:pPr>
      <w:r>
        <w:rPr>
          <w:lang w:val="en-US"/>
        </w:rPr>
        <w:t>10==10 =&gt; true</w:t>
      </w:r>
    </w:p>
    <w:p w14:paraId="2AFFBFD4" w14:textId="70FF2A48" w:rsidR="00C775CD" w:rsidRDefault="00C775CD" w:rsidP="00271EB4">
      <w:pPr>
        <w:ind w:left="360"/>
        <w:rPr>
          <w:lang w:val="en-US"/>
        </w:rPr>
      </w:pPr>
      <w:r>
        <w:rPr>
          <w:lang w:val="en-US"/>
        </w:rPr>
        <w:t>10==45 =&gt; false</w:t>
      </w:r>
    </w:p>
    <w:p w14:paraId="67690162" w14:textId="43D57CE4" w:rsidR="00C775CD" w:rsidRDefault="00C775CD" w:rsidP="00271EB4">
      <w:pPr>
        <w:ind w:left="360"/>
        <w:rPr>
          <w:lang w:val="en-US"/>
        </w:rPr>
      </w:pPr>
      <w:r>
        <w:rPr>
          <w:lang w:val="en-US"/>
        </w:rPr>
        <w:t>Not equal to operator:</w:t>
      </w:r>
    </w:p>
    <w:p w14:paraId="59987ACF" w14:textId="7A59D2D3" w:rsidR="00C775CD" w:rsidRDefault="00C775CD" w:rsidP="00271EB4">
      <w:pPr>
        <w:ind w:left="360"/>
        <w:rPr>
          <w:lang w:val="en-US"/>
        </w:rPr>
      </w:pPr>
      <w:proofErr w:type="gramStart"/>
      <w:r>
        <w:rPr>
          <w:lang w:val="en-US"/>
        </w:rPr>
        <w:t>10!=</w:t>
      </w:r>
      <w:proofErr w:type="gramEnd"/>
      <w:r>
        <w:rPr>
          <w:lang w:val="en-US"/>
        </w:rPr>
        <w:t>10 =&gt;</w:t>
      </w:r>
      <w:proofErr w:type="spellStart"/>
      <w:r>
        <w:rPr>
          <w:lang w:val="en-US"/>
        </w:rPr>
        <w:t>fasle</w:t>
      </w:r>
      <w:proofErr w:type="spellEnd"/>
    </w:p>
    <w:p w14:paraId="5BF3E276" w14:textId="1AD40621" w:rsidR="00C775CD" w:rsidRDefault="00C775CD" w:rsidP="00C775CD">
      <w:pPr>
        <w:ind w:left="360"/>
        <w:rPr>
          <w:lang w:val="en-US"/>
        </w:rPr>
      </w:pPr>
      <w:proofErr w:type="gramStart"/>
      <w:r>
        <w:rPr>
          <w:lang w:val="en-US"/>
        </w:rPr>
        <w:t>10!=</w:t>
      </w:r>
      <w:proofErr w:type="gramEnd"/>
      <w:r>
        <w:rPr>
          <w:lang w:val="en-US"/>
        </w:rPr>
        <w:t>12 =&gt;true</w:t>
      </w:r>
    </w:p>
    <w:p w14:paraId="255BE655" w14:textId="77777777" w:rsidR="00C775CD" w:rsidRDefault="00C775CD" w:rsidP="00C775CD">
      <w:pPr>
        <w:ind w:left="360"/>
        <w:rPr>
          <w:lang w:val="en-US"/>
        </w:rPr>
      </w:pPr>
    </w:p>
    <w:p w14:paraId="1BBCA697" w14:textId="77777777" w:rsidR="00C96F3D" w:rsidRDefault="00C96F3D" w:rsidP="00C775CD">
      <w:pPr>
        <w:ind w:left="360"/>
        <w:rPr>
          <w:ins w:id="20" w:author="Aditya Singh Kshatreeya" w:date="2026-01-18T10:25:00Z"/>
          <w:b/>
          <w:bCs/>
          <w:lang w:val="en-US"/>
        </w:rPr>
      </w:pPr>
    </w:p>
    <w:p w14:paraId="70B3A4D0" w14:textId="77777777" w:rsidR="00C96F3D" w:rsidRDefault="00C96F3D" w:rsidP="00C775CD">
      <w:pPr>
        <w:ind w:left="360"/>
        <w:rPr>
          <w:ins w:id="21" w:author="Aditya Singh Kshatreeya" w:date="2026-01-18T10:25:00Z"/>
          <w:b/>
          <w:bCs/>
          <w:lang w:val="en-US"/>
        </w:rPr>
      </w:pPr>
    </w:p>
    <w:p w14:paraId="1B26B3F0" w14:textId="77777777" w:rsidR="00C96F3D" w:rsidRDefault="00C96F3D" w:rsidP="00C775CD">
      <w:pPr>
        <w:ind w:left="360"/>
        <w:rPr>
          <w:ins w:id="22" w:author="Aditya Singh Kshatreeya" w:date="2026-01-18T10:25:00Z"/>
          <w:b/>
          <w:bCs/>
          <w:lang w:val="en-US"/>
        </w:rPr>
      </w:pPr>
    </w:p>
    <w:p w14:paraId="4212E3C1" w14:textId="77777777" w:rsidR="00C96F3D" w:rsidRDefault="00C96F3D" w:rsidP="00C775CD">
      <w:pPr>
        <w:ind w:left="360"/>
        <w:rPr>
          <w:ins w:id="23" w:author="Aditya Singh Kshatreeya" w:date="2026-01-18T10:25:00Z"/>
          <w:b/>
          <w:bCs/>
          <w:lang w:val="en-US"/>
        </w:rPr>
      </w:pPr>
    </w:p>
    <w:p w14:paraId="029A32FA" w14:textId="06889D9A" w:rsidR="00C775CD" w:rsidRDefault="00C775CD" w:rsidP="00C775CD">
      <w:pPr>
        <w:ind w:left="360"/>
        <w:rPr>
          <w:lang w:val="en-US"/>
        </w:rPr>
      </w:pPr>
      <w:r w:rsidRPr="00C96F3D">
        <w:rPr>
          <w:b/>
          <w:bCs/>
          <w:lang w:val="en-US"/>
          <w:rPrChange w:id="24" w:author="Aditya Singh Kshatreeya" w:date="2026-01-18T10:25:00Z">
            <w:rPr>
              <w:lang w:val="en-US"/>
            </w:rPr>
          </w:rPrChange>
        </w:rPr>
        <w:lastRenderedPageBreak/>
        <w:t>Indentation</w:t>
      </w:r>
      <w:r>
        <w:rPr>
          <w:lang w:val="en-US"/>
        </w:rPr>
        <w:t xml:space="preserve"> =&gt; indentation is most important of the python code </w:t>
      </w:r>
    </w:p>
    <w:p w14:paraId="195E190E" w14:textId="30AB3B43" w:rsidR="00C775CD" w:rsidRDefault="00C775CD" w:rsidP="00C775CD">
      <w:pPr>
        <w:ind w:left="360"/>
        <w:rPr>
          <w:lang w:val="en-US"/>
        </w:rPr>
      </w:pPr>
      <w:r>
        <w:rPr>
          <w:lang w:val="en-US"/>
        </w:rPr>
        <w:t xml:space="preserve">Indentation </w:t>
      </w:r>
      <w:r w:rsidR="0077073D">
        <w:rPr>
          <w:lang w:val="en-US"/>
        </w:rPr>
        <w:t>work as a code blocks/ scope</w:t>
      </w:r>
    </w:p>
    <w:p w14:paraId="2352ECF2" w14:textId="77777777" w:rsidR="00C96F3D" w:rsidRDefault="00C96F3D" w:rsidP="00C775CD">
      <w:pPr>
        <w:ind w:left="360"/>
        <w:rPr>
          <w:ins w:id="25" w:author="Aditya Singh Kshatreeya" w:date="2026-01-18T10:25:00Z"/>
          <w:lang w:val="en-US"/>
        </w:rPr>
      </w:pPr>
    </w:p>
    <w:p w14:paraId="3F8B97BF" w14:textId="50C4A74C" w:rsidR="00C96F3D" w:rsidRDefault="0077073D" w:rsidP="00C775CD">
      <w:pPr>
        <w:ind w:left="360"/>
        <w:rPr>
          <w:ins w:id="26" w:author="Aditya Singh Kshatreeya" w:date="2026-01-18T10:25:00Z"/>
          <w:lang w:val="en-US"/>
        </w:rPr>
      </w:pPr>
      <w:r>
        <w:rPr>
          <w:lang w:val="en-US"/>
        </w:rPr>
        <w:t>Ex:</w:t>
      </w:r>
    </w:p>
    <w:p w14:paraId="7A714917" w14:textId="19F3F85C" w:rsidR="0077073D" w:rsidRDefault="0077073D" w:rsidP="00C775CD">
      <w:pPr>
        <w:ind w:left="360"/>
        <w:rPr>
          <w:lang w:val="en-US"/>
        </w:rPr>
      </w:pPr>
      <w:r>
        <w:rPr>
          <w:lang w:val="en-US"/>
        </w:rPr>
        <w:t xml:space="preserve"> age = int(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))</w:t>
      </w:r>
    </w:p>
    <w:p w14:paraId="3D853360" w14:textId="2F28826B" w:rsidR="0077073D" w:rsidRDefault="0077073D" w:rsidP="00C775CD">
      <w:pPr>
        <w:ind w:left="360"/>
        <w:rPr>
          <w:lang w:val="en-US"/>
        </w:rPr>
      </w:pPr>
      <w:r>
        <w:rPr>
          <w:lang w:val="en-US"/>
        </w:rPr>
        <w:t>If age &gt;= 18:</w:t>
      </w:r>
    </w:p>
    <w:p w14:paraId="29A7130D" w14:textId="573523D5" w:rsidR="0077073D" w:rsidRPr="0077073D" w:rsidRDefault="0077073D" w:rsidP="00C775CD">
      <w:pPr>
        <w:ind w:left="360"/>
        <w:rPr>
          <w:highlight w:val="yellow"/>
          <w:lang w:val="en-US"/>
        </w:rPr>
      </w:pPr>
      <w:r>
        <w:rPr>
          <w:lang w:val="en-US"/>
        </w:rPr>
        <w:tab/>
      </w:r>
      <w:proofErr w:type="gramStart"/>
      <w:r w:rsidRPr="0077073D">
        <w:rPr>
          <w:highlight w:val="yellow"/>
          <w:lang w:val="en-US"/>
        </w:rPr>
        <w:t>Print(</w:t>
      </w:r>
      <w:proofErr w:type="gramEnd"/>
      <w:r w:rsidRPr="0077073D">
        <w:rPr>
          <w:highlight w:val="yellow"/>
          <w:lang w:val="en-US"/>
        </w:rPr>
        <w:t>“you can enter but not drink”)</w:t>
      </w:r>
    </w:p>
    <w:p w14:paraId="1B55F89A" w14:textId="405FFFD3" w:rsidR="0077073D" w:rsidRPr="0077073D" w:rsidRDefault="0077073D" w:rsidP="00C775CD">
      <w:pPr>
        <w:ind w:left="360"/>
        <w:rPr>
          <w:highlight w:val="yellow"/>
          <w:lang w:val="en-US"/>
        </w:rPr>
      </w:pPr>
      <w:r w:rsidRPr="0077073D">
        <w:rPr>
          <w:highlight w:val="yellow"/>
          <w:lang w:val="en-US"/>
        </w:rPr>
        <w:tab/>
      </w:r>
      <w:proofErr w:type="gramStart"/>
      <w:r w:rsidRPr="0077073D">
        <w:rPr>
          <w:highlight w:val="yellow"/>
          <w:lang w:val="en-US"/>
        </w:rPr>
        <w:t>Print(</w:t>
      </w:r>
      <w:proofErr w:type="gramEnd"/>
      <w:r w:rsidRPr="0077073D">
        <w:rPr>
          <w:highlight w:val="yellow"/>
          <w:lang w:val="en-US"/>
        </w:rPr>
        <w:t>“you can enter but not drink”)</w:t>
      </w:r>
    </w:p>
    <w:p w14:paraId="00DC44ED" w14:textId="28BD11AF" w:rsidR="0077073D" w:rsidRDefault="0077073D" w:rsidP="00C775CD">
      <w:pPr>
        <w:ind w:left="360"/>
        <w:rPr>
          <w:lang w:val="en-US"/>
        </w:rPr>
      </w:pPr>
      <w:r w:rsidRPr="0077073D">
        <w:rPr>
          <w:highlight w:val="yellow"/>
          <w:lang w:val="en-US"/>
        </w:rPr>
        <w:tab/>
      </w:r>
      <w:proofErr w:type="gramStart"/>
      <w:r w:rsidRPr="0077073D">
        <w:rPr>
          <w:highlight w:val="yellow"/>
          <w:lang w:val="en-US"/>
        </w:rPr>
        <w:t>Print(</w:t>
      </w:r>
      <w:proofErr w:type="gramEnd"/>
      <w:r w:rsidRPr="0077073D">
        <w:rPr>
          <w:highlight w:val="yellow"/>
          <w:lang w:val="en-US"/>
        </w:rPr>
        <w:t>“you can enter but not drink”)</w:t>
      </w:r>
    </w:p>
    <w:p w14:paraId="7A6F4CCC" w14:textId="59283CBE" w:rsidR="0077073D" w:rsidRPr="0077073D" w:rsidRDefault="0077073D" w:rsidP="00C775CD">
      <w:pPr>
        <w:ind w:left="360"/>
        <w:rPr>
          <w:b/>
          <w:bCs/>
          <w:lang w:val="en-US"/>
        </w:rPr>
      </w:pPr>
      <w:r w:rsidRPr="0077073D">
        <w:rPr>
          <w:b/>
          <w:bCs/>
          <w:lang w:val="en-US"/>
        </w:rPr>
        <w:t xml:space="preserve">Nested </w:t>
      </w:r>
      <w:proofErr w:type="gramStart"/>
      <w:r w:rsidRPr="0077073D">
        <w:rPr>
          <w:b/>
          <w:bCs/>
          <w:lang w:val="en-US"/>
        </w:rPr>
        <w:t xml:space="preserve">condition </w:t>
      </w:r>
      <w:r w:rsidR="00284A30">
        <w:rPr>
          <w:b/>
          <w:bCs/>
          <w:lang w:val="en-US"/>
        </w:rPr>
        <w:t xml:space="preserve"> if</w:t>
      </w:r>
      <w:proofErr w:type="gramEnd"/>
      <w:r w:rsidR="00284A30">
        <w:rPr>
          <w:b/>
          <w:bCs/>
          <w:lang w:val="en-US"/>
        </w:rPr>
        <w:t xml:space="preserve"> - </w:t>
      </w:r>
      <w:proofErr w:type="spellStart"/>
      <w:r w:rsidR="00284A30">
        <w:rPr>
          <w:b/>
          <w:bCs/>
          <w:lang w:val="en-US"/>
        </w:rPr>
        <w:t>elif</w:t>
      </w:r>
      <w:proofErr w:type="spellEnd"/>
    </w:p>
    <w:p w14:paraId="3DFE5F21" w14:textId="4B49305B" w:rsidR="00C775CD" w:rsidRDefault="0077073D" w:rsidP="00271EB4">
      <w:pPr>
        <w:ind w:left="360"/>
        <w:rPr>
          <w:lang w:val="en-US"/>
        </w:rPr>
      </w:pPr>
      <w:r>
        <w:rPr>
          <w:lang w:val="en-US"/>
        </w:rPr>
        <w:t>If age &gt;= 65:</w:t>
      </w:r>
    </w:p>
    <w:p w14:paraId="55D27419" w14:textId="503B1E44" w:rsidR="0077073D" w:rsidRDefault="0077073D" w:rsidP="00271EB4">
      <w:pPr>
        <w:ind w:left="360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“Drink are free!”)</w:t>
      </w:r>
    </w:p>
    <w:p w14:paraId="62EBDD69" w14:textId="2F379BA2" w:rsidR="0077073D" w:rsidRDefault="0077073D" w:rsidP="00271EB4">
      <w:pPr>
        <w:ind w:left="360"/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age &gt;=25:</w:t>
      </w:r>
    </w:p>
    <w:p w14:paraId="177B0E18" w14:textId="5EB034BF" w:rsidR="0077073D" w:rsidRDefault="0077073D" w:rsidP="00271EB4">
      <w:pPr>
        <w:ind w:left="360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“you can enter and you can drink”)</w:t>
      </w:r>
    </w:p>
    <w:p w14:paraId="5DD334FB" w14:textId="6FF42DA9" w:rsidR="0077073D" w:rsidRDefault="0077073D" w:rsidP="00271EB4">
      <w:pPr>
        <w:ind w:left="360"/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age &gt;= 18:</w:t>
      </w:r>
    </w:p>
    <w:p w14:paraId="666F2578" w14:textId="2F024B07" w:rsidR="0077073D" w:rsidRDefault="0077073D" w:rsidP="00271EB4">
      <w:pPr>
        <w:ind w:left="360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“You can enter but </w:t>
      </w:r>
      <w:proofErr w:type="spellStart"/>
      <w:r>
        <w:rPr>
          <w:lang w:val="en-US"/>
        </w:rPr>
        <w:t>can not</w:t>
      </w:r>
      <w:proofErr w:type="spellEnd"/>
      <w:r>
        <w:rPr>
          <w:lang w:val="en-US"/>
        </w:rPr>
        <w:t xml:space="preserve"> drink”)</w:t>
      </w:r>
    </w:p>
    <w:p w14:paraId="0CAEE6D7" w14:textId="6E036126" w:rsidR="0077073D" w:rsidRDefault="00284A30" w:rsidP="00271EB4">
      <w:pPr>
        <w:ind w:left="360"/>
        <w:rPr>
          <w:lang w:val="en-US"/>
        </w:rPr>
      </w:pPr>
      <w:r>
        <w:rPr>
          <w:lang w:val="en-US"/>
        </w:rPr>
        <w:t>else:</w:t>
      </w:r>
    </w:p>
    <w:p w14:paraId="724EF683" w14:textId="2C668F27" w:rsidR="00284A30" w:rsidRDefault="00284A30" w:rsidP="00271EB4">
      <w:pPr>
        <w:ind w:left="360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“Your are not allowed to enter”)</w:t>
      </w:r>
    </w:p>
    <w:p w14:paraId="1595E692" w14:textId="77777777" w:rsidR="00284A30" w:rsidRDefault="00284A30" w:rsidP="00271EB4">
      <w:pPr>
        <w:ind w:left="360"/>
        <w:rPr>
          <w:lang w:val="en-US"/>
        </w:rPr>
      </w:pPr>
    </w:p>
    <w:p w14:paraId="5158A5EA" w14:textId="2989E484" w:rsidR="00284A30" w:rsidRDefault="00284A30" w:rsidP="00271EB4">
      <w:pPr>
        <w:ind w:left="360"/>
        <w:rPr>
          <w:b/>
          <w:bCs/>
          <w:lang w:val="en-US"/>
        </w:rPr>
      </w:pPr>
      <w:r w:rsidRPr="00284A30">
        <w:rPr>
          <w:b/>
          <w:bCs/>
          <w:lang w:val="en-US"/>
        </w:rPr>
        <w:t>Logical Operator</w:t>
      </w:r>
    </w:p>
    <w:p w14:paraId="41FDEB14" w14:textId="0088150F" w:rsidR="00284A30" w:rsidRPr="00284A30" w:rsidRDefault="00284A30" w:rsidP="00284A3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The following operators can be used to make Boolean logical comparisons or </w:t>
      </w:r>
      <w:proofErr w:type="gramStart"/>
      <w:r>
        <w:rPr>
          <w:b/>
          <w:bCs/>
          <w:lang w:val="en-US"/>
        </w:rPr>
        <w:t>statements :</w:t>
      </w:r>
      <w:proofErr w:type="gramEnd"/>
      <w:r>
        <w:rPr>
          <w:b/>
          <w:bCs/>
          <w:lang w:val="en-US"/>
        </w:rPr>
        <w:t xml:space="preserve"> </w:t>
      </w:r>
    </w:p>
    <w:p w14:paraId="526476DC" w14:textId="2B598C7B" w:rsidR="00284A30" w:rsidRDefault="00284A30" w:rsidP="00284A3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And =&gt; truthy if both x and y are true</w:t>
      </w:r>
    </w:p>
    <w:p w14:paraId="57AEC859" w14:textId="773EFD49" w:rsidR="00284A30" w:rsidRDefault="00284A30" w:rsidP="00284A3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Or =&gt; truthy if either x or y are true</w:t>
      </w:r>
    </w:p>
    <w:p w14:paraId="236B9ABC" w14:textId="59907454" w:rsidR="00284A30" w:rsidRDefault="00284A30" w:rsidP="00284A30">
      <w:pPr>
        <w:pStyle w:val="ListParagraph"/>
        <w:numPr>
          <w:ilvl w:val="0"/>
          <w:numId w:val="2"/>
        </w:numPr>
        <w:rPr>
          <w:ins w:id="27" w:author="Aditya Singh Kshatreeya" w:date="2026-01-25T09:25:00Z"/>
          <w:b/>
          <w:bCs/>
          <w:lang w:val="en-US"/>
        </w:rPr>
      </w:pPr>
      <w:r>
        <w:rPr>
          <w:b/>
          <w:bCs/>
          <w:lang w:val="en-US"/>
        </w:rPr>
        <w:t>Not =&gt; truthy if the opposite of x is true</w:t>
      </w:r>
    </w:p>
    <w:p w14:paraId="51A6DEFA" w14:textId="25946934" w:rsidR="00B01198" w:rsidRDefault="00B01198" w:rsidP="00B01198">
      <w:pPr>
        <w:rPr>
          <w:ins w:id="28" w:author="Aditya Singh Kshatreeya" w:date="2026-01-25T09:26:00Z"/>
          <w:b/>
          <w:bCs/>
          <w:lang w:val="en-US"/>
        </w:rPr>
      </w:pPr>
      <w:ins w:id="29" w:author="Aditya Singh Kshatreeya" w:date="2026-01-25T09:25:00Z">
        <w:r>
          <w:rPr>
            <w:b/>
            <w:bCs/>
            <w:lang w:val="en-US"/>
          </w:rPr>
          <w:t xml:space="preserve">Truthy &amp; </w:t>
        </w:r>
        <w:proofErr w:type="spellStart"/>
        <w:r>
          <w:rPr>
            <w:b/>
            <w:bCs/>
            <w:lang w:val="en-US"/>
          </w:rPr>
          <w:t>fals</w:t>
        </w:r>
      </w:ins>
      <w:ins w:id="30" w:author="Aditya Singh Kshatreeya" w:date="2026-01-25T09:26:00Z">
        <w:r>
          <w:rPr>
            <w:b/>
            <w:bCs/>
            <w:lang w:val="en-US"/>
          </w:rPr>
          <w:t>y</w:t>
        </w:r>
        <w:proofErr w:type="spellEnd"/>
      </w:ins>
    </w:p>
    <w:p w14:paraId="3312529C" w14:textId="1A9588D3" w:rsidR="00B01198" w:rsidRDefault="00B01198" w:rsidP="00B01198">
      <w:pPr>
        <w:pStyle w:val="ListParagraph"/>
        <w:numPr>
          <w:ilvl w:val="0"/>
          <w:numId w:val="1"/>
        </w:numPr>
        <w:rPr>
          <w:ins w:id="31" w:author="Aditya Singh Kshatreeya" w:date="2026-01-25T09:26:00Z"/>
          <w:b/>
          <w:bCs/>
          <w:lang w:val="en-US"/>
        </w:rPr>
      </w:pPr>
      <w:ins w:id="32" w:author="Aditya Singh Kshatreeya" w:date="2026-01-25T09:26:00Z">
        <w:r>
          <w:rPr>
            <w:b/>
            <w:bCs/>
            <w:lang w:val="en-US"/>
          </w:rPr>
          <w:t>All conditional checks resolve to either true or false</w:t>
        </w:r>
      </w:ins>
    </w:p>
    <w:p w14:paraId="4E44C6B6" w14:textId="4BD52B71" w:rsidR="00B01198" w:rsidRDefault="00B01198" w:rsidP="00B01198">
      <w:pPr>
        <w:pStyle w:val="ListParagraph"/>
        <w:numPr>
          <w:ilvl w:val="0"/>
          <w:numId w:val="1"/>
        </w:numPr>
        <w:rPr>
          <w:ins w:id="33" w:author="Aditya Singh Kshatreeya" w:date="2026-01-25T09:26:00Z"/>
          <w:b/>
          <w:bCs/>
          <w:lang w:val="en-US"/>
        </w:rPr>
      </w:pPr>
      <w:ins w:id="34" w:author="Aditya Singh Kshatreeya" w:date="2026-01-25T09:26:00Z">
        <w:r>
          <w:rPr>
            <w:b/>
            <w:bCs/>
            <w:lang w:val="en-US"/>
          </w:rPr>
          <w:t>X = 1</w:t>
        </w:r>
      </w:ins>
    </w:p>
    <w:p w14:paraId="2336E4C7" w14:textId="3F2C5FF7" w:rsidR="00B01198" w:rsidRDefault="00B01198" w:rsidP="00B01198">
      <w:pPr>
        <w:pStyle w:val="ListParagraph"/>
        <w:numPr>
          <w:ilvl w:val="0"/>
          <w:numId w:val="1"/>
        </w:numPr>
        <w:rPr>
          <w:ins w:id="35" w:author="Aditya Singh Kshatreeya" w:date="2026-01-25T09:26:00Z"/>
          <w:b/>
          <w:bCs/>
          <w:lang w:val="en-US"/>
        </w:rPr>
      </w:pPr>
      <w:proofErr w:type="gramStart"/>
      <w:ins w:id="36" w:author="Aditya Singh Kshatreeya" w:date="2026-01-25T09:26:00Z">
        <w:r>
          <w:rPr>
            <w:b/>
            <w:bCs/>
            <w:lang w:val="en-US"/>
          </w:rPr>
          <w:t>X  is</w:t>
        </w:r>
        <w:proofErr w:type="gramEnd"/>
        <w:r>
          <w:rPr>
            <w:b/>
            <w:bCs/>
            <w:lang w:val="en-US"/>
          </w:rPr>
          <w:t xml:space="preserve"> 1 # true</w:t>
        </w:r>
      </w:ins>
    </w:p>
    <w:p w14:paraId="069FF2DD" w14:textId="36E7DD81" w:rsidR="00B01198" w:rsidRDefault="00B01198" w:rsidP="00B01198">
      <w:pPr>
        <w:pStyle w:val="ListParagraph"/>
        <w:numPr>
          <w:ilvl w:val="0"/>
          <w:numId w:val="1"/>
        </w:numPr>
        <w:rPr>
          <w:ins w:id="37" w:author="Aditya Singh Kshatreeya" w:date="2026-01-25T09:27:00Z"/>
          <w:b/>
          <w:bCs/>
          <w:lang w:val="en-US"/>
        </w:rPr>
      </w:pPr>
      <w:proofErr w:type="gramStart"/>
      <w:ins w:id="38" w:author="Aditya Singh Kshatreeya" w:date="2026-01-25T09:26:00Z">
        <w:r>
          <w:rPr>
            <w:b/>
            <w:bCs/>
            <w:lang w:val="en-US"/>
          </w:rPr>
          <w:t>X  is</w:t>
        </w:r>
        <w:proofErr w:type="gramEnd"/>
        <w:r>
          <w:rPr>
            <w:b/>
            <w:bCs/>
            <w:lang w:val="en-US"/>
          </w:rPr>
          <w:t xml:space="preserve"> 0 </w:t>
        </w:r>
      </w:ins>
      <w:ins w:id="39" w:author="Aditya Singh Kshatreeya" w:date="2026-01-25T09:27:00Z">
        <w:r>
          <w:rPr>
            <w:b/>
            <w:bCs/>
            <w:lang w:val="en-US"/>
          </w:rPr>
          <w:t xml:space="preserve"> #</w:t>
        </w:r>
      </w:ins>
      <w:ins w:id="40" w:author="Aditya Singh Kshatreeya" w:date="2026-01-25T09:26:00Z">
        <w:r>
          <w:rPr>
            <w:b/>
            <w:bCs/>
            <w:lang w:val="en-US"/>
          </w:rPr>
          <w:t>fa</w:t>
        </w:r>
      </w:ins>
      <w:ins w:id="41" w:author="Aditya Singh Kshatreeya" w:date="2026-01-25T09:27:00Z">
        <w:r>
          <w:rPr>
            <w:b/>
            <w:bCs/>
            <w:lang w:val="en-US"/>
          </w:rPr>
          <w:t>lse</w:t>
        </w:r>
      </w:ins>
    </w:p>
    <w:p w14:paraId="54A3D2B4" w14:textId="3B3D3E1A" w:rsidR="00B01198" w:rsidRDefault="00B01198" w:rsidP="00B01198">
      <w:pPr>
        <w:pStyle w:val="ListParagraph"/>
        <w:numPr>
          <w:ilvl w:val="0"/>
          <w:numId w:val="1"/>
        </w:numPr>
        <w:rPr>
          <w:ins w:id="42" w:author="Aditya Singh Kshatreeya" w:date="2026-01-25T09:27:00Z"/>
          <w:b/>
          <w:bCs/>
          <w:lang w:val="en-US"/>
        </w:rPr>
      </w:pPr>
      <w:ins w:id="43" w:author="Aditya Singh Kshatreeya" w:date="2026-01-25T09:27:00Z">
        <w:r>
          <w:rPr>
            <w:b/>
            <w:bCs/>
            <w:lang w:val="en-US"/>
          </w:rPr>
          <w:lastRenderedPageBreak/>
          <w:t xml:space="preserve">We can call values that resolve to </w:t>
        </w:r>
      </w:ins>
      <w:ins w:id="44" w:author="Aditya Singh Kshatreeya" w:date="2026-01-25T09:29:00Z">
        <w:r>
          <w:rPr>
            <w:b/>
            <w:bCs/>
            <w:lang w:val="en-US"/>
          </w:rPr>
          <w:t>T</w:t>
        </w:r>
      </w:ins>
      <w:ins w:id="45" w:author="Aditya Singh Kshatreeya" w:date="2026-01-25T09:27:00Z">
        <w:r>
          <w:rPr>
            <w:b/>
            <w:bCs/>
            <w:lang w:val="en-US"/>
          </w:rPr>
          <w:t>rue as “truthy” and values that resolve to false as “</w:t>
        </w:r>
      </w:ins>
      <w:proofErr w:type="spellStart"/>
      <w:ins w:id="46" w:author="Aditya Singh Kshatreeya" w:date="2026-01-25T09:29:00Z">
        <w:r>
          <w:rPr>
            <w:b/>
            <w:bCs/>
            <w:lang w:val="en-US"/>
          </w:rPr>
          <w:t>F</w:t>
        </w:r>
      </w:ins>
      <w:ins w:id="47" w:author="Aditya Singh Kshatreeya" w:date="2026-01-25T09:27:00Z">
        <w:r>
          <w:rPr>
            <w:b/>
            <w:bCs/>
            <w:lang w:val="en-US"/>
          </w:rPr>
          <w:t>alsy</w:t>
        </w:r>
        <w:proofErr w:type="spellEnd"/>
        <w:r>
          <w:rPr>
            <w:b/>
            <w:bCs/>
            <w:lang w:val="en-US"/>
          </w:rPr>
          <w:t>”.</w:t>
        </w:r>
      </w:ins>
    </w:p>
    <w:p w14:paraId="3EC82A87" w14:textId="0B641F18" w:rsidR="00B01198" w:rsidRDefault="00B01198" w:rsidP="00B01198">
      <w:pPr>
        <w:pStyle w:val="ListParagraph"/>
        <w:numPr>
          <w:ilvl w:val="0"/>
          <w:numId w:val="1"/>
        </w:numPr>
        <w:rPr>
          <w:ins w:id="48" w:author="Aditya Singh Kshatreeya" w:date="2026-01-25T09:29:00Z"/>
          <w:b/>
          <w:bCs/>
          <w:lang w:val="en-US"/>
        </w:rPr>
      </w:pPr>
      <w:ins w:id="49" w:author="Aditya Singh Kshatreeya" w:date="2026-01-25T09:28:00Z">
        <w:r>
          <w:rPr>
            <w:b/>
            <w:bCs/>
            <w:lang w:val="en-US"/>
          </w:rPr>
          <w:t xml:space="preserve">Besides </w:t>
        </w:r>
      </w:ins>
      <w:ins w:id="50" w:author="Aditya Singh Kshatreeya" w:date="2026-01-25T09:29:00Z">
        <w:r>
          <w:rPr>
            <w:b/>
            <w:bCs/>
            <w:lang w:val="en-US"/>
          </w:rPr>
          <w:t>F</w:t>
        </w:r>
      </w:ins>
      <w:ins w:id="51" w:author="Aditya Singh Kshatreeya" w:date="2026-01-25T09:28:00Z">
        <w:r>
          <w:rPr>
            <w:b/>
            <w:bCs/>
            <w:lang w:val="en-US"/>
          </w:rPr>
          <w:t xml:space="preserve">alse, other things that are naturally </w:t>
        </w:r>
        <w:proofErr w:type="spellStart"/>
        <w:r>
          <w:rPr>
            <w:b/>
            <w:bCs/>
            <w:lang w:val="en-US"/>
          </w:rPr>
          <w:t>falsy</w:t>
        </w:r>
        <w:proofErr w:type="spellEnd"/>
        <w:r>
          <w:rPr>
            <w:b/>
            <w:bCs/>
            <w:lang w:val="en-US"/>
          </w:rPr>
          <w:t xml:space="preserve"> include: empty objects, empty </w:t>
        </w:r>
        <w:proofErr w:type="spellStart"/>
        <w:r>
          <w:rPr>
            <w:b/>
            <w:bCs/>
            <w:lang w:val="en-US"/>
          </w:rPr>
          <w:t>strigns</w:t>
        </w:r>
        <w:proofErr w:type="spellEnd"/>
        <w:r>
          <w:rPr>
            <w:b/>
            <w:bCs/>
            <w:lang w:val="en-US"/>
          </w:rPr>
          <w:t>, None and zero (0).</w:t>
        </w:r>
      </w:ins>
    </w:p>
    <w:p w14:paraId="1D38F147" w14:textId="77777777" w:rsidR="00B01198" w:rsidRDefault="00B01198" w:rsidP="00B01198">
      <w:pPr>
        <w:pStyle w:val="ListParagraph"/>
        <w:rPr>
          <w:ins w:id="52" w:author="Aditya Singh Kshatreeya" w:date="2026-01-25T09:29:00Z"/>
          <w:b/>
          <w:bCs/>
          <w:lang w:val="en-US"/>
        </w:rPr>
      </w:pPr>
    </w:p>
    <w:p w14:paraId="017F32B3" w14:textId="744F8CA0" w:rsidR="00B01198" w:rsidRPr="00B01198" w:rsidRDefault="00B01198" w:rsidP="00B01198">
      <w:pPr>
        <w:pStyle w:val="ListParagraph"/>
        <w:rPr>
          <w:ins w:id="53" w:author="Aditya Singh Kshatreeya" w:date="2026-01-25T09:29:00Z"/>
          <w:b/>
          <w:bCs/>
          <w:lang w:val="en-US"/>
        </w:rPr>
      </w:pPr>
      <w:proofErr w:type="gramStart"/>
      <w:ins w:id="54" w:author="Aditya Singh Kshatreeya" w:date="2026-01-25T09:33:00Z">
        <w:r w:rsidRPr="00B01198">
          <w:rPr>
            <w:b/>
            <w:bCs/>
            <w:lang w:val="en-US"/>
          </w:rPr>
          <w:t>E</w:t>
        </w:r>
        <w:r>
          <w:rPr>
            <w:b/>
            <w:bCs/>
            <w:lang w:val="en-US"/>
          </w:rPr>
          <w:t>xample :</w:t>
        </w:r>
        <w:proofErr w:type="gramEnd"/>
        <w:r>
          <w:rPr>
            <w:b/>
            <w:bCs/>
            <w:lang w:val="en-US"/>
          </w:rPr>
          <w:t>-</w:t>
        </w:r>
      </w:ins>
    </w:p>
    <w:p w14:paraId="1CE9206E" w14:textId="405F7C32" w:rsidR="00B01198" w:rsidRPr="00B01198" w:rsidRDefault="00B01198" w:rsidP="00B01198">
      <w:pPr>
        <w:pStyle w:val="ListParagraph"/>
        <w:rPr>
          <w:ins w:id="55" w:author="Aditya Singh Kshatreeya" w:date="2026-01-25T09:31:00Z"/>
          <w:lang w:val="en-US"/>
          <w:rPrChange w:id="56" w:author="Aditya Singh Kshatreeya" w:date="2026-01-25T09:33:00Z">
            <w:rPr>
              <w:ins w:id="57" w:author="Aditya Singh Kshatreeya" w:date="2026-01-25T09:31:00Z"/>
              <w:b/>
              <w:bCs/>
              <w:lang w:val="en-US"/>
            </w:rPr>
          </w:rPrChange>
        </w:rPr>
      </w:pPr>
      <w:proofErr w:type="spellStart"/>
      <w:ins w:id="58" w:author="Aditya Singh Kshatreeya" w:date="2026-01-25T09:31:00Z">
        <w:r w:rsidRPr="00B01198">
          <w:rPr>
            <w:lang w:val="en-US"/>
            <w:rPrChange w:id="59" w:author="Aditya Singh Kshatreeya" w:date="2026-01-25T09:33:00Z">
              <w:rPr>
                <w:b/>
                <w:bCs/>
                <w:lang w:val="en-US"/>
              </w:rPr>
            </w:rPrChange>
          </w:rPr>
          <w:t>Logged_in_user</w:t>
        </w:r>
        <w:proofErr w:type="spellEnd"/>
        <w:r w:rsidRPr="00B01198">
          <w:rPr>
            <w:lang w:val="en-US"/>
            <w:rPrChange w:id="60" w:author="Aditya Singh Kshatreeya" w:date="2026-01-25T09:33:00Z">
              <w:rPr>
                <w:b/>
                <w:bCs/>
                <w:lang w:val="en-US"/>
              </w:rPr>
            </w:rPrChange>
          </w:rPr>
          <w:t xml:space="preserve"> = None</w:t>
        </w:r>
      </w:ins>
    </w:p>
    <w:p w14:paraId="4512B54C" w14:textId="77777777" w:rsidR="00B01198" w:rsidRPr="00B01198" w:rsidRDefault="00B01198" w:rsidP="00B01198">
      <w:pPr>
        <w:pStyle w:val="ListParagraph"/>
        <w:rPr>
          <w:ins w:id="61" w:author="Aditya Singh Kshatreeya" w:date="2026-01-25T09:31:00Z"/>
          <w:lang w:val="en-US"/>
          <w:rPrChange w:id="62" w:author="Aditya Singh Kshatreeya" w:date="2026-01-25T09:33:00Z">
            <w:rPr>
              <w:ins w:id="63" w:author="Aditya Singh Kshatreeya" w:date="2026-01-25T09:31:00Z"/>
              <w:b/>
              <w:bCs/>
              <w:lang w:val="en-US"/>
            </w:rPr>
          </w:rPrChange>
        </w:rPr>
      </w:pPr>
    </w:p>
    <w:p w14:paraId="1C2E7B41" w14:textId="64DC83F2" w:rsidR="00B01198" w:rsidRPr="00B01198" w:rsidRDefault="00B01198" w:rsidP="00B01198">
      <w:pPr>
        <w:pStyle w:val="ListParagraph"/>
        <w:rPr>
          <w:ins w:id="64" w:author="Aditya Singh Kshatreeya" w:date="2026-01-25T09:32:00Z"/>
          <w:lang w:val="en-US"/>
          <w:rPrChange w:id="65" w:author="Aditya Singh Kshatreeya" w:date="2026-01-25T09:33:00Z">
            <w:rPr>
              <w:ins w:id="66" w:author="Aditya Singh Kshatreeya" w:date="2026-01-25T09:32:00Z"/>
              <w:b/>
              <w:bCs/>
              <w:lang w:val="en-US"/>
            </w:rPr>
          </w:rPrChange>
        </w:rPr>
      </w:pPr>
      <w:ins w:id="67" w:author="Aditya Singh Kshatreeya" w:date="2026-01-25T09:31:00Z">
        <w:r w:rsidRPr="00B01198">
          <w:rPr>
            <w:lang w:val="en-US"/>
            <w:rPrChange w:id="68" w:author="Aditya Singh Kshatreeya" w:date="2026-01-25T09:33:00Z">
              <w:rPr>
                <w:b/>
                <w:bCs/>
                <w:lang w:val="en-US"/>
              </w:rPr>
            </w:rPrChange>
          </w:rPr>
          <w:t>I</w:t>
        </w:r>
      </w:ins>
      <w:ins w:id="69" w:author="Aditya Singh Kshatreeya" w:date="2026-01-25T09:32:00Z">
        <w:r w:rsidRPr="00B01198">
          <w:rPr>
            <w:lang w:val="en-US"/>
            <w:rPrChange w:id="70" w:author="Aditya Singh Kshatreeya" w:date="2026-01-25T09:33:00Z">
              <w:rPr>
                <w:b/>
                <w:bCs/>
                <w:lang w:val="en-US"/>
              </w:rPr>
            </w:rPrChange>
          </w:rPr>
          <w:t xml:space="preserve">f </w:t>
        </w:r>
      </w:ins>
      <w:proofErr w:type="spellStart"/>
      <w:ins w:id="71" w:author="Aditya Singh Kshatreeya" w:date="2026-01-25T09:33:00Z">
        <w:r w:rsidRPr="00B01198">
          <w:rPr>
            <w:lang w:val="en-US"/>
            <w:rPrChange w:id="72" w:author="Aditya Singh Kshatreeya" w:date="2026-01-25T09:33:00Z">
              <w:rPr>
                <w:b/>
                <w:bCs/>
                <w:lang w:val="en-US"/>
              </w:rPr>
            </w:rPrChange>
          </w:rPr>
          <w:t>L</w:t>
        </w:r>
      </w:ins>
      <w:ins w:id="73" w:author="Aditya Singh Kshatreeya" w:date="2026-01-25T09:32:00Z">
        <w:r w:rsidRPr="00B01198">
          <w:rPr>
            <w:lang w:val="en-US"/>
            <w:rPrChange w:id="74" w:author="Aditya Singh Kshatreeya" w:date="2026-01-25T09:33:00Z">
              <w:rPr>
                <w:b/>
                <w:bCs/>
                <w:lang w:val="en-US"/>
              </w:rPr>
            </w:rPrChange>
          </w:rPr>
          <w:t>ogged_in_</w:t>
        </w:r>
        <w:proofErr w:type="gramStart"/>
        <w:r w:rsidRPr="00B01198">
          <w:rPr>
            <w:lang w:val="en-US"/>
            <w:rPrChange w:id="75" w:author="Aditya Singh Kshatreeya" w:date="2026-01-25T09:33:00Z">
              <w:rPr>
                <w:b/>
                <w:bCs/>
                <w:lang w:val="en-US"/>
              </w:rPr>
            </w:rPrChange>
          </w:rPr>
          <w:t>user</w:t>
        </w:r>
        <w:proofErr w:type="spellEnd"/>
        <w:r w:rsidRPr="00B01198">
          <w:rPr>
            <w:lang w:val="en-US"/>
            <w:rPrChange w:id="76" w:author="Aditya Singh Kshatreeya" w:date="2026-01-25T09:33:00Z">
              <w:rPr>
                <w:b/>
                <w:bCs/>
                <w:lang w:val="en-US"/>
              </w:rPr>
            </w:rPrChange>
          </w:rPr>
          <w:t xml:space="preserve"> :</w:t>
        </w:r>
        <w:proofErr w:type="gramEnd"/>
      </w:ins>
    </w:p>
    <w:p w14:paraId="36554AA1" w14:textId="322D370F" w:rsidR="00B01198" w:rsidRPr="00B01198" w:rsidRDefault="00B01198" w:rsidP="00B01198">
      <w:pPr>
        <w:pStyle w:val="ListParagraph"/>
        <w:rPr>
          <w:ins w:id="77" w:author="Aditya Singh Kshatreeya" w:date="2026-01-25T09:32:00Z"/>
          <w:lang w:val="en-US"/>
          <w:rPrChange w:id="78" w:author="Aditya Singh Kshatreeya" w:date="2026-01-25T09:33:00Z">
            <w:rPr>
              <w:ins w:id="79" w:author="Aditya Singh Kshatreeya" w:date="2026-01-25T09:32:00Z"/>
              <w:b/>
              <w:bCs/>
              <w:lang w:val="en-US"/>
            </w:rPr>
          </w:rPrChange>
        </w:rPr>
      </w:pPr>
      <w:proofErr w:type="gramStart"/>
      <w:ins w:id="80" w:author="Aditya Singh Kshatreeya" w:date="2026-01-25T09:32:00Z">
        <w:r w:rsidRPr="00B01198">
          <w:rPr>
            <w:lang w:val="en-US"/>
            <w:rPrChange w:id="81" w:author="Aditya Singh Kshatreeya" w:date="2026-01-25T09:33:00Z">
              <w:rPr>
                <w:b/>
                <w:bCs/>
                <w:lang w:val="en-US"/>
              </w:rPr>
            </w:rPrChange>
          </w:rPr>
          <w:t>Print(</w:t>
        </w:r>
        <w:proofErr w:type="gramEnd"/>
        <w:r w:rsidRPr="00B01198">
          <w:rPr>
            <w:lang w:val="en-US"/>
            <w:rPrChange w:id="82" w:author="Aditya Singh Kshatreeya" w:date="2026-01-25T09:33:00Z">
              <w:rPr>
                <w:b/>
                <w:bCs/>
                <w:lang w:val="en-US"/>
              </w:rPr>
            </w:rPrChange>
          </w:rPr>
          <w:t>“welcome to dashboard”)</w:t>
        </w:r>
      </w:ins>
    </w:p>
    <w:p w14:paraId="68D16F45" w14:textId="3DF24CCB" w:rsidR="00B01198" w:rsidRPr="00B01198" w:rsidRDefault="00B01198" w:rsidP="00B01198">
      <w:pPr>
        <w:pStyle w:val="ListParagraph"/>
        <w:rPr>
          <w:ins w:id="83" w:author="Aditya Singh Kshatreeya" w:date="2026-01-25T09:32:00Z"/>
          <w:lang w:val="en-US"/>
          <w:rPrChange w:id="84" w:author="Aditya Singh Kshatreeya" w:date="2026-01-25T09:33:00Z">
            <w:rPr>
              <w:ins w:id="85" w:author="Aditya Singh Kshatreeya" w:date="2026-01-25T09:32:00Z"/>
              <w:b/>
              <w:bCs/>
              <w:lang w:val="en-US"/>
            </w:rPr>
          </w:rPrChange>
        </w:rPr>
      </w:pPr>
      <w:proofErr w:type="gramStart"/>
      <w:ins w:id="86" w:author="Aditya Singh Kshatreeya" w:date="2026-01-25T09:32:00Z">
        <w:r w:rsidRPr="00B01198">
          <w:rPr>
            <w:lang w:val="en-US"/>
            <w:rPrChange w:id="87" w:author="Aditya Singh Kshatreeya" w:date="2026-01-25T09:33:00Z">
              <w:rPr>
                <w:b/>
                <w:bCs/>
                <w:lang w:val="en-US"/>
              </w:rPr>
            </w:rPrChange>
          </w:rPr>
          <w:t>Else :</w:t>
        </w:r>
        <w:proofErr w:type="gramEnd"/>
      </w:ins>
    </w:p>
    <w:p w14:paraId="548AF75E" w14:textId="0BA601B6" w:rsidR="00B01198" w:rsidRPr="00B01198" w:rsidRDefault="00B01198" w:rsidP="00B01198">
      <w:pPr>
        <w:pStyle w:val="ListParagraph"/>
        <w:rPr>
          <w:ins w:id="88" w:author="Aditya Singh Kshatreeya" w:date="2026-01-25T09:32:00Z"/>
          <w:lang w:val="en-US"/>
          <w:rPrChange w:id="89" w:author="Aditya Singh Kshatreeya" w:date="2026-01-25T09:33:00Z">
            <w:rPr>
              <w:ins w:id="90" w:author="Aditya Singh Kshatreeya" w:date="2026-01-25T09:32:00Z"/>
              <w:b/>
              <w:bCs/>
              <w:lang w:val="en-US"/>
            </w:rPr>
          </w:rPrChange>
        </w:rPr>
      </w:pPr>
      <w:proofErr w:type="gramStart"/>
      <w:ins w:id="91" w:author="Aditya Singh Kshatreeya" w:date="2026-01-25T09:32:00Z">
        <w:r w:rsidRPr="00B01198">
          <w:rPr>
            <w:lang w:val="en-US"/>
            <w:rPrChange w:id="92" w:author="Aditya Singh Kshatreeya" w:date="2026-01-25T09:33:00Z">
              <w:rPr>
                <w:b/>
                <w:bCs/>
                <w:lang w:val="en-US"/>
              </w:rPr>
            </w:rPrChange>
          </w:rPr>
          <w:t>Print(</w:t>
        </w:r>
        <w:proofErr w:type="gramEnd"/>
        <w:r w:rsidRPr="00B01198">
          <w:rPr>
            <w:lang w:val="en-US"/>
            <w:rPrChange w:id="93" w:author="Aditya Singh Kshatreeya" w:date="2026-01-25T09:33:00Z">
              <w:rPr>
                <w:b/>
                <w:bCs/>
                <w:lang w:val="en-US"/>
              </w:rPr>
            </w:rPrChange>
          </w:rPr>
          <w:t>“Please login to continue”)</w:t>
        </w:r>
      </w:ins>
    </w:p>
    <w:p w14:paraId="22C5F248" w14:textId="77777777" w:rsidR="00B01198" w:rsidRDefault="00B01198" w:rsidP="00B01198">
      <w:pPr>
        <w:pStyle w:val="ListParagraph"/>
        <w:rPr>
          <w:ins w:id="94" w:author="Aditya Singh Kshatreeya" w:date="2026-01-25T09:34:00Z"/>
          <w:b/>
          <w:bCs/>
          <w:lang w:val="en-US"/>
        </w:rPr>
      </w:pPr>
    </w:p>
    <w:p w14:paraId="4AF48B34" w14:textId="02222433" w:rsidR="00B01198" w:rsidRDefault="00B01198" w:rsidP="00B01198">
      <w:pPr>
        <w:pStyle w:val="ListParagraph"/>
        <w:rPr>
          <w:ins w:id="95" w:author="Aditya Singh Kshatreeya" w:date="2026-01-25T09:34:00Z"/>
          <w:b/>
          <w:bCs/>
          <w:lang w:val="en-US"/>
        </w:rPr>
      </w:pPr>
      <w:proofErr w:type="gramStart"/>
      <w:ins w:id="96" w:author="Aditya Singh Kshatreeya" w:date="2026-01-25T09:41:00Z">
        <w:r>
          <w:rPr>
            <w:b/>
            <w:bCs/>
            <w:lang w:val="en-US"/>
          </w:rPr>
          <w:t>Operator :</w:t>
        </w:r>
        <w:proofErr w:type="gramEnd"/>
        <w:r>
          <w:rPr>
            <w:b/>
            <w:bCs/>
            <w:lang w:val="en-US"/>
          </w:rPr>
          <w:t xml:space="preserve"> - is</w:t>
        </w:r>
      </w:ins>
      <w:ins w:id="97" w:author="Aditya Singh Kshatreeya" w:date="2026-01-25T09:48:00Z">
        <w:r>
          <w:rPr>
            <w:b/>
            <w:bCs/>
            <w:lang w:val="en-US"/>
          </w:rPr>
          <w:t xml:space="preserve"> V/s</w:t>
        </w:r>
      </w:ins>
      <w:ins w:id="98" w:author="Aditya Singh Kshatreeya" w:date="2026-01-25T09:43:00Z">
        <w:r>
          <w:rPr>
            <w:b/>
            <w:bCs/>
            <w:lang w:val="en-US"/>
          </w:rPr>
          <w:t xml:space="preserve">  ==</w:t>
        </w:r>
      </w:ins>
    </w:p>
    <w:p w14:paraId="60F4888F" w14:textId="4CD1E7A8" w:rsidR="00B01198" w:rsidRDefault="00B01198" w:rsidP="00B01198">
      <w:pPr>
        <w:pStyle w:val="ListParagraph"/>
        <w:rPr>
          <w:ins w:id="99" w:author="Aditya Singh Kshatreeya" w:date="2026-01-25T09:43:00Z"/>
          <w:lang w:val="en-US"/>
        </w:rPr>
      </w:pPr>
      <w:ins w:id="100" w:author="Aditya Singh Kshatreeya" w:date="2026-01-25T09:41:00Z">
        <w:r>
          <w:rPr>
            <w:b/>
            <w:bCs/>
            <w:lang w:val="en-US"/>
          </w:rPr>
          <w:t xml:space="preserve">is </w:t>
        </w:r>
        <w:r w:rsidRPr="00B01198">
          <w:rPr>
            <w:highlight w:val="yellow"/>
            <w:lang w:val="en-US"/>
            <w:rPrChange w:id="101" w:author="Aditya Singh Kshatreeya" w:date="2026-01-25T09:42:00Z">
              <w:rPr>
                <w:b/>
                <w:bCs/>
                <w:lang w:val="en-US"/>
              </w:rPr>
            </w:rPrChange>
          </w:rPr>
          <w:t>check the memory address</w:t>
        </w:r>
      </w:ins>
    </w:p>
    <w:p w14:paraId="0DAE54E2" w14:textId="71617795" w:rsidR="00B01198" w:rsidRDefault="00B01198" w:rsidP="00B01198">
      <w:pPr>
        <w:pStyle w:val="ListParagraph"/>
        <w:rPr>
          <w:ins w:id="102" w:author="Aditya Singh Kshatreeya" w:date="2026-01-25T09:49:00Z"/>
          <w:b/>
          <w:bCs/>
          <w:lang w:val="en-US"/>
        </w:rPr>
      </w:pPr>
      <w:ins w:id="103" w:author="Aditya Singh Kshatreeya" w:date="2026-01-25T09:43:00Z">
        <w:r>
          <w:rPr>
            <w:b/>
            <w:bCs/>
            <w:lang w:val="en-US"/>
          </w:rPr>
          <w:t xml:space="preserve">== check the values </w:t>
        </w:r>
      </w:ins>
    </w:p>
    <w:p w14:paraId="5B1D5E06" w14:textId="77777777" w:rsidR="00B01198" w:rsidRDefault="00B01198" w:rsidP="00B01198">
      <w:pPr>
        <w:pStyle w:val="ListParagraph"/>
        <w:rPr>
          <w:ins w:id="104" w:author="Aditya Singh Kshatreeya" w:date="2026-01-25T09:49:00Z"/>
          <w:b/>
          <w:bCs/>
          <w:lang w:val="en-US"/>
        </w:rPr>
      </w:pPr>
    </w:p>
    <w:p w14:paraId="493C1A09" w14:textId="4619BDD7" w:rsidR="00B01198" w:rsidRDefault="00B01198" w:rsidP="00B01198">
      <w:pPr>
        <w:pStyle w:val="ListParagraph"/>
        <w:rPr>
          <w:ins w:id="105" w:author="Aditya Singh Kshatreeya" w:date="2026-01-25T09:49:00Z"/>
          <w:b/>
          <w:bCs/>
          <w:lang w:val="en-US"/>
        </w:rPr>
      </w:pPr>
      <w:ins w:id="106" w:author="Aditya Singh Kshatreeya" w:date="2026-01-25T09:49:00Z">
        <w:r>
          <w:rPr>
            <w:b/>
            <w:bCs/>
            <w:lang w:val="en-US"/>
          </w:rPr>
          <w:t>Compound =&gt; collection of data</w:t>
        </w:r>
      </w:ins>
    </w:p>
    <w:p w14:paraId="6759DC7C" w14:textId="2C41AC32" w:rsidR="00B01198" w:rsidRDefault="00B01198" w:rsidP="00B01198">
      <w:pPr>
        <w:pStyle w:val="ListParagraph"/>
        <w:rPr>
          <w:ins w:id="107" w:author="Aditya Singh Kshatreeya" w:date="2026-01-25T09:50:00Z"/>
          <w:lang w:val="en-US"/>
        </w:rPr>
      </w:pPr>
      <w:ins w:id="108" w:author="Aditya Singh Kshatreeya" w:date="2026-01-25T09:49:00Z">
        <w:r>
          <w:rPr>
            <w:lang w:val="en-US"/>
          </w:rPr>
          <w:t xml:space="preserve">Compound data </w:t>
        </w:r>
      </w:ins>
      <w:ins w:id="109" w:author="Aditya Singh Kshatreeya" w:date="2026-01-25T09:50:00Z">
        <w:r>
          <w:rPr>
            <w:lang w:val="en-US"/>
          </w:rPr>
          <w:t>pass the refence the memory where primitive pass the value</w:t>
        </w:r>
      </w:ins>
    </w:p>
    <w:p w14:paraId="4B041F3E" w14:textId="7DD40539" w:rsidR="00B01198" w:rsidRDefault="00B01198" w:rsidP="00B01198">
      <w:pPr>
        <w:pStyle w:val="ListParagraph"/>
        <w:rPr>
          <w:ins w:id="110" w:author="Aditya Singh Kshatreeya" w:date="2026-01-25T09:56:00Z"/>
          <w:lang w:val="en-US"/>
        </w:rPr>
      </w:pPr>
    </w:p>
    <w:p w14:paraId="33AE4329" w14:textId="2F87F215" w:rsidR="00B01198" w:rsidRDefault="00B01198" w:rsidP="00B01198">
      <w:pPr>
        <w:pStyle w:val="ListParagraph"/>
        <w:rPr>
          <w:ins w:id="111" w:author="Aditya Singh Kshatreeya" w:date="2026-01-25T09:56:00Z"/>
          <w:b/>
          <w:bCs/>
          <w:lang w:val="en-US"/>
        </w:rPr>
      </w:pPr>
      <w:ins w:id="112" w:author="Aditya Singh Kshatreeya" w:date="2026-01-25T09:56:00Z">
        <w:r>
          <w:rPr>
            <w:b/>
            <w:bCs/>
            <w:lang w:val="en-US"/>
          </w:rPr>
          <w:t xml:space="preserve">Nested if </w:t>
        </w:r>
        <w:proofErr w:type="spellStart"/>
        <w:r>
          <w:rPr>
            <w:b/>
            <w:bCs/>
            <w:lang w:val="en-US"/>
          </w:rPr>
          <w:t>elif</w:t>
        </w:r>
        <w:proofErr w:type="spellEnd"/>
        <w:r>
          <w:rPr>
            <w:b/>
            <w:bCs/>
            <w:lang w:val="en-US"/>
          </w:rPr>
          <w:t xml:space="preserve"> else</w:t>
        </w:r>
      </w:ins>
    </w:p>
    <w:p w14:paraId="33B32DAE" w14:textId="6B1373B4" w:rsidR="00B01198" w:rsidRDefault="00B01198" w:rsidP="00B01198">
      <w:pPr>
        <w:pStyle w:val="ListParagraph"/>
        <w:rPr>
          <w:ins w:id="113" w:author="Aditya Singh Kshatreeya" w:date="2026-01-25T09:56:00Z"/>
          <w:lang w:val="en-US"/>
        </w:rPr>
      </w:pPr>
      <w:ins w:id="114" w:author="Aditya Singh Kshatreeya" w:date="2026-01-25T09:56:00Z">
        <w:r>
          <w:rPr>
            <w:lang w:val="en-US"/>
          </w:rPr>
          <w:t xml:space="preserve"> Example:</w:t>
        </w:r>
      </w:ins>
    </w:p>
    <w:p w14:paraId="0DCE10D9" w14:textId="09314E90" w:rsidR="00B01198" w:rsidRDefault="00B01198" w:rsidP="00B01198">
      <w:pPr>
        <w:pStyle w:val="ListParagraph"/>
        <w:rPr>
          <w:ins w:id="115" w:author="Aditya Singh Kshatreeya" w:date="2026-01-25T09:57:00Z"/>
          <w:lang w:val="en-US"/>
        </w:rPr>
      </w:pPr>
      <w:ins w:id="116" w:author="Aditya Singh Kshatreeya" w:date="2026-01-25T09:56:00Z">
        <w:r>
          <w:rPr>
            <w:lang w:val="en-US"/>
          </w:rPr>
          <w:tab/>
        </w:r>
      </w:ins>
      <w:ins w:id="117" w:author="Aditya Singh Kshatreeya" w:date="2026-01-25T09:57:00Z">
        <w:r>
          <w:rPr>
            <w:lang w:val="en-US"/>
          </w:rPr>
          <w:t xml:space="preserve">Age = </w:t>
        </w:r>
        <w:proofErr w:type="gramStart"/>
        <w:r>
          <w:rPr>
            <w:lang w:val="en-US"/>
          </w:rPr>
          <w:t>input(</w:t>
        </w:r>
        <w:proofErr w:type="gramEnd"/>
        <w:r>
          <w:rPr>
            <w:lang w:val="en-US"/>
          </w:rPr>
          <w:t>“please Enter your age : “)</w:t>
        </w:r>
      </w:ins>
    </w:p>
    <w:p w14:paraId="2C9416E4" w14:textId="645546B0" w:rsidR="00B01198" w:rsidRDefault="00B01198" w:rsidP="00B01198">
      <w:pPr>
        <w:pStyle w:val="ListParagraph"/>
        <w:rPr>
          <w:ins w:id="118" w:author="Aditya Singh Kshatreeya" w:date="2026-01-25T09:57:00Z"/>
          <w:lang w:val="en-US"/>
        </w:rPr>
      </w:pPr>
      <w:ins w:id="119" w:author="Aditya Singh Kshatreeya" w:date="2026-01-25T09:57:00Z">
        <w:r>
          <w:rPr>
            <w:lang w:val="en-US"/>
          </w:rPr>
          <w:tab/>
          <w:t>If Age:</w:t>
        </w:r>
      </w:ins>
    </w:p>
    <w:p w14:paraId="02548794" w14:textId="403B9A95" w:rsidR="00B01198" w:rsidRDefault="00B01198" w:rsidP="00B01198">
      <w:pPr>
        <w:ind w:left="360"/>
        <w:rPr>
          <w:ins w:id="120" w:author="Aditya Singh Kshatreeya" w:date="2026-01-25T09:58:00Z"/>
          <w:lang w:val="en-US"/>
        </w:rPr>
      </w:pPr>
      <w:ins w:id="121" w:author="Aditya Singh Kshatreeya" w:date="2026-01-25T09:57:00Z">
        <w:r>
          <w:rPr>
            <w:lang w:val="en-US"/>
          </w:rPr>
          <w:tab/>
        </w:r>
      </w:ins>
      <w:ins w:id="122" w:author="Aditya Singh Kshatreeya" w:date="2026-01-25T09:58:00Z">
        <w:r>
          <w:rPr>
            <w:lang w:val="en-US"/>
          </w:rPr>
          <w:tab/>
        </w:r>
        <w:r>
          <w:rPr>
            <w:lang w:val="en-US"/>
          </w:rPr>
          <w:tab/>
          <w:t>If age &gt;= 65:</w:t>
        </w:r>
      </w:ins>
    </w:p>
    <w:p w14:paraId="7FE1D815" w14:textId="10803ECE" w:rsidR="00B01198" w:rsidRDefault="00B01198" w:rsidP="00B01198">
      <w:pPr>
        <w:ind w:left="360"/>
        <w:rPr>
          <w:ins w:id="123" w:author="Aditya Singh Kshatreeya" w:date="2026-01-25T09:58:00Z"/>
          <w:lang w:val="en-US"/>
        </w:rPr>
      </w:pPr>
      <w:ins w:id="124" w:author="Aditya Singh Kshatreeya" w:date="2026-01-25T09:58:00Z"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</w:ins>
      <w:ins w:id="125" w:author="Aditya Singh Kshatreeya" w:date="2026-01-25T09:59:00Z">
        <w:r>
          <w:rPr>
            <w:lang w:val="en-US"/>
          </w:rPr>
          <w:tab/>
        </w:r>
      </w:ins>
      <w:proofErr w:type="gramStart"/>
      <w:ins w:id="126" w:author="Aditya Singh Kshatreeya" w:date="2026-01-25T09:58:00Z">
        <w:r>
          <w:rPr>
            <w:lang w:val="en-US"/>
          </w:rPr>
          <w:t>Print(</w:t>
        </w:r>
        <w:proofErr w:type="gramEnd"/>
        <w:r>
          <w:rPr>
            <w:lang w:val="en-US"/>
          </w:rPr>
          <w:t>“Drink are free!”)</w:t>
        </w:r>
      </w:ins>
    </w:p>
    <w:p w14:paraId="162B9AFD" w14:textId="77777777" w:rsidR="00B01198" w:rsidRDefault="00B01198">
      <w:pPr>
        <w:ind w:left="1800" w:firstLine="360"/>
        <w:rPr>
          <w:ins w:id="127" w:author="Aditya Singh Kshatreeya" w:date="2026-01-25T09:58:00Z"/>
          <w:lang w:val="en-US"/>
        </w:rPr>
        <w:pPrChange w:id="128" w:author="Aditya Singh Kshatreeya" w:date="2026-01-25T09:58:00Z">
          <w:pPr>
            <w:ind w:left="360"/>
          </w:pPr>
        </w:pPrChange>
      </w:pPr>
      <w:proofErr w:type="spellStart"/>
      <w:ins w:id="129" w:author="Aditya Singh Kshatreeya" w:date="2026-01-25T09:58:00Z">
        <w:r>
          <w:rPr>
            <w:lang w:val="en-US"/>
          </w:rPr>
          <w:t>elif</w:t>
        </w:r>
        <w:proofErr w:type="spellEnd"/>
        <w:r>
          <w:rPr>
            <w:lang w:val="en-US"/>
          </w:rPr>
          <w:t xml:space="preserve"> age &gt;=25:</w:t>
        </w:r>
      </w:ins>
    </w:p>
    <w:p w14:paraId="21E5A1F8" w14:textId="1D5230F8" w:rsidR="00B01198" w:rsidRDefault="00B01198" w:rsidP="00B01198">
      <w:pPr>
        <w:ind w:left="360"/>
        <w:rPr>
          <w:ins w:id="130" w:author="Aditya Singh Kshatreeya" w:date="2026-01-25T09:58:00Z"/>
          <w:lang w:val="en-US"/>
        </w:rPr>
      </w:pPr>
      <w:ins w:id="131" w:author="Aditya Singh Kshatreeya" w:date="2026-01-25T09:58:00Z"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</w:ins>
      <w:ins w:id="132" w:author="Aditya Singh Kshatreeya" w:date="2026-01-25T09:59:00Z">
        <w:r>
          <w:rPr>
            <w:lang w:val="en-US"/>
          </w:rPr>
          <w:tab/>
        </w:r>
      </w:ins>
      <w:proofErr w:type="gramStart"/>
      <w:ins w:id="133" w:author="Aditya Singh Kshatreeya" w:date="2026-01-25T09:58:00Z">
        <w:r>
          <w:rPr>
            <w:lang w:val="en-US"/>
          </w:rPr>
          <w:t>Print(</w:t>
        </w:r>
        <w:proofErr w:type="gramEnd"/>
        <w:r>
          <w:rPr>
            <w:lang w:val="en-US"/>
          </w:rPr>
          <w:t>“you can enter and you can drink”)</w:t>
        </w:r>
      </w:ins>
    </w:p>
    <w:p w14:paraId="01837A91" w14:textId="77777777" w:rsidR="00B01198" w:rsidRDefault="00B01198">
      <w:pPr>
        <w:ind w:left="1800" w:firstLine="360"/>
        <w:rPr>
          <w:ins w:id="134" w:author="Aditya Singh Kshatreeya" w:date="2026-01-25T09:58:00Z"/>
          <w:lang w:val="en-US"/>
        </w:rPr>
        <w:pPrChange w:id="135" w:author="Aditya Singh Kshatreeya" w:date="2026-01-25T09:58:00Z">
          <w:pPr>
            <w:ind w:left="360"/>
          </w:pPr>
        </w:pPrChange>
      </w:pPr>
      <w:proofErr w:type="spellStart"/>
      <w:ins w:id="136" w:author="Aditya Singh Kshatreeya" w:date="2026-01-25T09:58:00Z">
        <w:r>
          <w:rPr>
            <w:lang w:val="en-US"/>
          </w:rPr>
          <w:t>elif</w:t>
        </w:r>
        <w:proofErr w:type="spellEnd"/>
        <w:r>
          <w:rPr>
            <w:lang w:val="en-US"/>
          </w:rPr>
          <w:t xml:space="preserve"> age &gt;= 18:</w:t>
        </w:r>
      </w:ins>
    </w:p>
    <w:p w14:paraId="2C01CD7E" w14:textId="4F5C562F" w:rsidR="00B01198" w:rsidRDefault="00B01198" w:rsidP="00B01198">
      <w:pPr>
        <w:ind w:left="360"/>
        <w:rPr>
          <w:ins w:id="137" w:author="Aditya Singh Kshatreeya" w:date="2026-01-25T09:58:00Z"/>
          <w:lang w:val="en-US"/>
        </w:rPr>
      </w:pPr>
      <w:ins w:id="138" w:author="Aditya Singh Kshatreeya" w:date="2026-01-25T09:58:00Z"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</w:ins>
      <w:ins w:id="139" w:author="Aditya Singh Kshatreeya" w:date="2026-01-25T09:59:00Z">
        <w:r>
          <w:rPr>
            <w:lang w:val="en-US"/>
          </w:rPr>
          <w:tab/>
        </w:r>
      </w:ins>
      <w:proofErr w:type="gramStart"/>
      <w:ins w:id="140" w:author="Aditya Singh Kshatreeya" w:date="2026-01-25T09:58:00Z">
        <w:r>
          <w:rPr>
            <w:lang w:val="en-US"/>
          </w:rPr>
          <w:t>print(</w:t>
        </w:r>
        <w:proofErr w:type="gramEnd"/>
        <w:r>
          <w:rPr>
            <w:lang w:val="en-US"/>
          </w:rPr>
          <w:t xml:space="preserve">“You can enter but </w:t>
        </w:r>
        <w:proofErr w:type="spellStart"/>
        <w:r>
          <w:rPr>
            <w:lang w:val="en-US"/>
          </w:rPr>
          <w:t>can not</w:t>
        </w:r>
        <w:proofErr w:type="spellEnd"/>
        <w:r>
          <w:rPr>
            <w:lang w:val="en-US"/>
          </w:rPr>
          <w:t xml:space="preserve"> drink”)</w:t>
        </w:r>
      </w:ins>
    </w:p>
    <w:p w14:paraId="5C3512D2" w14:textId="77777777" w:rsidR="00B01198" w:rsidRDefault="00B01198">
      <w:pPr>
        <w:ind w:left="1800" w:firstLine="360"/>
        <w:rPr>
          <w:ins w:id="141" w:author="Aditya Singh Kshatreeya" w:date="2026-01-25T09:58:00Z"/>
          <w:lang w:val="en-US"/>
        </w:rPr>
        <w:pPrChange w:id="142" w:author="Aditya Singh Kshatreeya" w:date="2026-01-25T09:58:00Z">
          <w:pPr>
            <w:ind w:left="360"/>
          </w:pPr>
        </w:pPrChange>
      </w:pPr>
      <w:ins w:id="143" w:author="Aditya Singh Kshatreeya" w:date="2026-01-25T09:58:00Z">
        <w:r>
          <w:rPr>
            <w:lang w:val="en-US"/>
          </w:rPr>
          <w:t>else:</w:t>
        </w:r>
      </w:ins>
    </w:p>
    <w:p w14:paraId="7B1FE288" w14:textId="166AD290" w:rsidR="00B01198" w:rsidRDefault="00B01198" w:rsidP="00B01198">
      <w:pPr>
        <w:ind w:left="360"/>
        <w:rPr>
          <w:ins w:id="144" w:author="Aditya Singh Kshatreeya" w:date="2026-01-25T09:58:00Z"/>
          <w:lang w:val="en-US"/>
        </w:rPr>
      </w:pPr>
      <w:ins w:id="145" w:author="Aditya Singh Kshatreeya" w:date="2026-01-25T09:58:00Z"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</w:ins>
      <w:ins w:id="146" w:author="Aditya Singh Kshatreeya" w:date="2026-01-25T09:59:00Z">
        <w:r>
          <w:rPr>
            <w:lang w:val="en-US"/>
          </w:rPr>
          <w:tab/>
        </w:r>
      </w:ins>
      <w:proofErr w:type="gramStart"/>
      <w:ins w:id="147" w:author="Aditya Singh Kshatreeya" w:date="2026-01-25T09:58:00Z">
        <w:r>
          <w:rPr>
            <w:lang w:val="en-US"/>
          </w:rPr>
          <w:t>print(</w:t>
        </w:r>
        <w:proofErr w:type="gramEnd"/>
        <w:r>
          <w:rPr>
            <w:lang w:val="en-US"/>
          </w:rPr>
          <w:t>“</w:t>
        </w:r>
        <w:proofErr w:type="spellStart"/>
        <w:r>
          <w:rPr>
            <w:lang w:val="en-US"/>
          </w:rPr>
          <w:t>Your</w:t>
        </w:r>
        <w:proofErr w:type="spellEnd"/>
        <w:r>
          <w:rPr>
            <w:lang w:val="en-US"/>
          </w:rPr>
          <w:t xml:space="preserve"> are not allowed to enter”)</w:t>
        </w:r>
      </w:ins>
    </w:p>
    <w:p w14:paraId="51910776" w14:textId="114274A5" w:rsidR="00B01198" w:rsidRDefault="00B01198" w:rsidP="00B01198">
      <w:pPr>
        <w:pStyle w:val="ListParagraph"/>
        <w:rPr>
          <w:ins w:id="148" w:author="Aditya Singh Kshatreeya" w:date="2026-01-25T09:57:00Z"/>
          <w:lang w:val="en-US"/>
        </w:rPr>
      </w:pPr>
    </w:p>
    <w:p w14:paraId="34B62E64" w14:textId="21DFEE22" w:rsidR="00B01198" w:rsidRDefault="00B01198" w:rsidP="00B01198">
      <w:pPr>
        <w:pStyle w:val="ListParagraph"/>
        <w:rPr>
          <w:ins w:id="149" w:author="Aditya Singh Kshatreeya" w:date="2026-01-25T09:57:00Z"/>
          <w:lang w:val="en-US"/>
        </w:rPr>
      </w:pPr>
      <w:ins w:id="150" w:author="Aditya Singh Kshatreeya" w:date="2026-01-25T09:57:00Z">
        <w:r>
          <w:rPr>
            <w:lang w:val="en-US"/>
          </w:rPr>
          <w:tab/>
          <w:t>Else:</w:t>
        </w:r>
      </w:ins>
    </w:p>
    <w:p w14:paraId="0507BFCB" w14:textId="3D0B7480" w:rsidR="00B01198" w:rsidRDefault="00B01198" w:rsidP="00B01198">
      <w:pPr>
        <w:pStyle w:val="ListParagraph"/>
        <w:rPr>
          <w:ins w:id="151" w:author="Aditya Singh Kshatreeya" w:date="2026-01-25T09:59:00Z"/>
          <w:lang w:val="en-US"/>
        </w:rPr>
      </w:pPr>
      <w:ins w:id="152" w:author="Aditya Singh Kshatreeya" w:date="2026-01-25T09:57:00Z">
        <w:r>
          <w:rPr>
            <w:lang w:val="en-US"/>
          </w:rPr>
          <w:tab/>
        </w:r>
        <w:r>
          <w:rPr>
            <w:lang w:val="en-US"/>
          </w:rPr>
          <w:tab/>
        </w:r>
        <w:proofErr w:type="gramStart"/>
        <w:r>
          <w:rPr>
            <w:lang w:val="en-US"/>
          </w:rPr>
          <w:t>Print(</w:t>
        </w:r>
        <w:proofErr w:type="gramEnd"/>
        <w:r>
          <w:rPr>
            <w:lang w:val="en-US"/>
          </w:rPr>
          <w:t xml:space="preserve">“Please </w:t>
        </w:r>
      </w:ins>
      <w:ins w:id="153" w:author="Aditya Singh Kshatreeya" w:date="2026-01-25T09:58:00Z">
        <w:r>
          <w:rPr>
            <w:lang w:val="en-US"/>
          </w:rPr>
          <w:t>enter valid age “</w:t>
        </w:r>
      </w:ins>
      <w:ins w:id="154" w:author="Aditya Singh Kshatreeya" w:date="2026-01-25T09:59:00Z">
        <w:r>
          <w:rPr>
            <w:lang w:val="en-US"/>
          </w:rPr>
          <w:t>)</w:t>
        </w:r>
      </w:ins>
    </w:p>
    <w:p w14:paraId="31B1FFF7" w14:textId="77777777" w:rsidR="00B01198" w:rsidRDefault="00B01198" w:rsidP="00B01198">
      <w:pPr>
        <w:pStyle w:val="ListParagraph"/>
        <w:rPr>
          <w:ins w:id="155" w:author="Aditya Singh Kshatreeya" w:date="2026-01-25T09:59:00Z"/>
          <w:lang w:val="en-US"/>
        </w:rPr>
      </w:pPr>
    </w:p>
    <w:p w14:paraId="2ADEE3BB" w14:textId="77777777" w:rsidR="00B01198" w:rsidRDefault="00B01198" w:rsidP="00B01198">
      <w:pPr>
        <w:pStyle w:val="ListParagraph"/>
        <w:rPr>
          <w:ins w:id="156" w:author="Aditya Singh Kshatreeya" w:date="2026-01-25T09:59:00Z"/>
          <w:lang w:val="en-US"/>
        </w:rPr>
      </w:pPr>
    </w:p>
    <w:p w14:paraId="09475388" w14:textId="0C6565EC" w:rsidR="00B01198" w:rsidRDefault="00B01198" w:rsidP="00B01198">
      <w:pPr>
        <w:pStyle w:val="ListParagraph"/>
        <w:rPr>
          <w:ins w:id="157" w:author="Aditya Singh Kshatreeya" w:date="2026-01-25T10:14:00Z"/>
          <w:b/>
          <w:bCs/>
          <w:sz w:val="40"/>
          <w:szCs w:val="40"/>
          <w:lang w:val="en-US"/>
        </w:rPr>
      </w:pPr>
      <w:ins w:id="158" w:author="Aditya Singh Kshatreeya" w:date="2026-01-25T10:13:00Z">
        <w:r w:rsidRPr="00B01198">
          <w:rPr>
            <w:b/>
            <w:bCs/>
            <w:sz w:val="40"/>
            <w:szCs w:val="40"/>
            <w:highlight w:val="yellow"/>
            <w:lang w:val="en-US"/>
            <w:rPrChange w:id="159" w:author="Aditya Singh Kshatreeya" w:date="2026-01-25T10:29:00Z">
              <w:rPr>
                <w:b/>
                <w:bCs/>
                <w:lang w:val="en-US"/>
              </w:rPr>
            </w:rPrChange>
          </w:rPr>
          <w:lastRenderedPageBreak/>
          <w:t>Task :1</w:t>
        </w:r>
        <w:r w:rsidRPr="00B01198">
          <w:rPr>
            <w:b/>
            <w:bCs/>
            <w:sz w:val="40"/>
            <w:szCs w:val="40"/>
            <w:highlight w:val="yellow"/>
            <w:lang w:val="en-US"/>
            <w:rPrChange w:id="160" w:author="Aditya Singh Kshatreeya" w:date="2026-01-25T10:29:00Z">
              <w:rPr>
                <w:b/>
                <w:bCs/>
                <w:sz w:val="40"/>
                <w:szCs w:val="40"/>
                <w:lang w:val="en-US"/>
              </w:rPr>
            </w:rPrChange>
          </w:rPr>
          <w:t xml:space="preserve"> build the rock paper </w:t>
        </w:r>
      </w:ins>
      <w:ins w:id="161" w:author="Aditya Singh Kshatreeya" w:date="2026-01-25T10:14:00Z">
        <w:r w:rsidRPr="00B01198">
          <w:rPr>
            <w:b/>
            <w:bCs/>
            <w:sz w:val="40"/>
            <w:szCs w:val="40"/>
            <w:highlight w:val="yellow"/>
            <w:lang w:val="en-US"/>
            <w:rPrChange w:id="162" w:author="Aditya Singh Kshatreeya" w:date="2026-01-25T10:29:00Z">
              <w:rPr>
                <w:b/>
                <w:bCs/>
                <w:sz w:val="40"/>
                <w:szCs w:val="40"/>
                <w:lang w:val="en-US"/>
              </w:rPr>
            </w:rPrChange>
          </w:rPr>
          <w:t>scissor</w:t>
        </w:r>
      </w:ins>
    </w:p>
    <w:p w14:paraId="180CE6C7" w14:textId="77777777" w:rsidR="00B01198" w:rsidRDefault="00B01198" w:rsidP="00B01198">
      <w:pPr>
        <w:pStyle w:val="ListParagraph"/>
        <w:rPr>
          <w:ins w:id="163" w:author="Aditya Singh Kshatreeya" w:date="2026-01-25T10:14:00Z"/>
          <w:b/>
          <w:bCs/>
          <w:sz w:val="28"/>
          <w:szCs w:val="28"/>
          <w:lang w:val="en-US"/>
        </w:rPr>
      </w:pPr>
    </w:p>
    <w:p w14:paraId="4907E630" w14:textId="49338BC3" w:rsidR="00B01198" w:rsidRPr="00B01198" w:rsidRDefault="00B01198" w:rsidP="00B01198">
      <w:pPr>
        <w:pStyle w:val="ListParagraph"/>
        <w:rPr>
          <w:ins w:id="164" w:author="Aditya Singh Kshatreeya" w:date="2026-01-25T10:15:00Z"/>
          <w:sz w:val="28"/>
          <w:szCs w:val="28"/>
          <w:lang w:val="en-US"/>
          <w:rPrChange w:id="165" w:author="Aditya Singh Kshatreeya" w:date="2026-01-25T10:18:00Z">
            <w:rPr>
              <w:ins w:id="166" w:author="Aditya Singh Kshatreeya" w:date="2026-01-25T10:15:00Z"/>
              <w:b/>
              <w:bCs/>
              <w:sz w:val="28"/>
              <w:szCs w:val="28"/>
              <w:lang w:val="en-US"/>
            </w:rPr>
          </w:rPrChange>
        </w:rPr>
      </w:pPr>
      <w:proofErr w:type="gramStart"/>
      <w:ins w:id="167" w:author="Aditya Singh Kshatreeya" w:date="2026-01-25T10:14:00Z">
        <w:r w:rsidRPr="00B01198">
          <w:rPr>
            <w:sz w:val="28"/>
            <w:szCs w:val="28"/>
            <w:lang w:val="en-US"/>
            <w:rPrChange w:id="168" w:author="Aditya Singh Kshatreeya" w:date="2026-01-25T10:18:00Z">
              <w:rPr>
                <w:b/>
                <w:bCs/>
                <w:sz w:val="28"/>
                <w:szCs w:val="28"/>
                <w:lang w:val="en-US"/>
              </w:rPr>
            </w:rPrChange>
          </w:rPr>
          <w:t>Print(</w:t>
        </w:r>
        <w:proofErr w:type="gramEnd"/>
        <w:r w:rsidRPr="00B01198">
          <w:rPr>
            <w:sz w:val="28"/>
            <w:szCs w:val="28"/>
            <w:lang w:val="en-US"/>
            <w:rPrChange w:id="169" w:author="Aditya Singh Kshatreeya" w:date="2026-01-25T10:18:00Z">
              <w:rPr>
                <w:b/>
                <w:bCs/>
                <w:sz w:val="28"/>
                <w:szCs w:val="28"/>
                <w:lang w:val="en-US"/>
              </w:rPr>
            </w:rPrChange>
          </w:rPr>
          <w:t>“rock…paper…scissor</w:t>
        </w:r>
      </w:ins>
      <w:ins w:id="170" w:author="Aditya Singh Kshatreeya" w:date="2026-01-25T10:15:00Z">
        <w:r w:rsidRPr="00B01198">
          <w:rPr>
            <w:sz w:val="28"/>
            <w:szCs w:val="28"/>
            <w:lang w:val="en-US"/>
            <w:rPrChange w:id="171" w:author="Aditya Singh Kshatreeya" w:date="2026-01-25T10:18:00Z">
              <w:rPr>
                <w:b/>
                <w:bCs/>
                <w:sz w:val="28"/>
                <w:szCs w:val="28"/>
                <w:lang w:val="en-US"/>
              </w:rPr>
            </w:rPrChange>
          </w:rPr>
          <w:t>”)</w:t>
        </w:r>
      </w:ins>
    </w:p>
    <w:p w14:paraId="49A2DC1A" w14:textId="12DADCE5" w:rsidR="00B01198" w:rsidRPr="00B01198" w:rsidRDefault="00B01198">
      <w:pPr>
        <w:ind w:firstLine="720"/>
        <w:rPr>
          <w:ins w:id="172" w:author="Aditya Singh Kshatreeya" w:date="2026-01-25T10:15:00Z"/>
          <w:sz w:val="28"/>
          <w:szCs w:val="28"/>
          <w:lang w:val="en-US"/>
          <w:rPrChange w:id="173" w:author="Aditya Singh Kshatreeya" w:date="2026-01-25T10:18:00Z">
            <w:rPr>
              <w:ins w:id="174" w:author="Aditya Singh Kshatreeya" w:date="2026-01-25T10:15:00Z"/>
              <w:lang w:val="en-US"/>
            </w:rPr>
          </w:rPrChange>
        </w:rPr>
        <w:pPrChange w:id="175" w:author="Aditya Singh Kshatreeya" w:date="2026-01-25T10:15:00Z">
          <w:pPr>
            <w:pStyle w:val="ListParagraph"/>
          </w:pPr>
        </w:pPrChange>
      </w:pPr>
      <w:ins w:id="176" w:author="Aditya Singh Kshatreeya" w:date="2026-01-25T10:14:00Z">
        <w:r w:rsidRPr="00B01198">
          <w:rPr>
            <w:sz w:val="28"/>
            <w:szCs w:val="28"/>
            <w:lang w:val="en-US"/>
            <w:rPrChange w:id="177" w:author="Aditya Singh Kshatreeya" w:date="2026-01-25T10:18:00Z">
              <w:rPr>
                <w:lang w:val="en-US"/>
              </w:rPr>
            </w:rPrChange>
          </w:rPr>
          <w:t xml:space="preserve">Player1 = </w:t>
        </w:r>
        <w:proofErr w:type="gramStart"/>
        <w:r w:rsidRPr="00B01198">
          <w:rPr>
            <w:sz w:val="28"/>
            <w:szCs w:val="28"/>
            <w:lang w:val="en-US"/>
            <w:rPrChange w:id="178" w:author="Aditya Singh Kshatreeya" w:date="2026-01-25T10:18:00Z">
              <w:rPr>
                <w:lang w:val="en-US"/>
              </w:rPr>
            </w:rPrChange>
          </w:rPr>
          <w:t>input(</w:t>
        </w:r>
      </w:ins>
      <w:proofErr w:type="gramEnd"/>
    </w:p>
    <w:p w14:paraId="2ED19DA2" w14:textId="77777777" w:rsidR="00B01198" w:rsidRDefault="00B01198" w:rsidP="00B01198">
      <w:pPr>
        <w:pStyle w:val="ListParagraph"/>
        <w:rPr>
          <w:ins w:id="179" w:author="Aditya Singh Kshatreeya" w:date="2026-01-25T10:15:00Z"/>
          <w:b/>
          <w:bCs/>
          <w:sz w:val="28"/>
          <w:szCs w:val="28"/>
          <w:lang w:val="en-US"/>
        </w:rPr>
      </w:pPr>
    </w:p>
    <w:p w14:paraId="4E77FA25" w14:textId="77777777" w:rsidR="00B01198" w:rsidRDefault="00B01198" w:rsidP="00B01198">
      <w:pPr>
        <w:pStyle w:val="ListParagraph"/>
        <w:rPr>
          <w:ins w:id="180" w:author="Aditya Singh Kshatreeya" w:date="2026-01-25T10:15:00Z"/>
          <w:b/>
          <w:bCs/>
          <w:sz w:val="28"/>
          <w:szCs w:val="28"/>
          <w:lang w:val="en-US"/>
        </w:rPr>
      </w:pPr>
    </w:p>
    <w:p w14:paraId="013849C9" w14:textId="77777777" w:rsidR="00B01198" w:rsidRPr="00B01198" w:rsidRDefault="00B01198" w:rsidP="00B01198">
      <w:pPr>
        <w:pStyle w:val="ListParagraph"/>
        <w:rPr>
          <w:ins w:id="181" w:author="Aditya Singh Kshatreeya" w:date="2026-01-25T10:15:00Z"/>
          <w:b/>
          <w:bCs/>
          <w:sz w:val="28"/>
          <w:szCs w:val="28"/>
          <w:lang w:val="en-US"/>
        </w:rPr>
      </w:pPr>
    </w:p>
    <w:p w14:paraId="2C96B856" w14:textId="459DAB05" w:rsidR="00B01198" w:rsidRDefault="00B01198" w:rsidP="00B01198">
      <w:pPr>
        <w:pStyle w:val="ListParagraph"/>
        <w:rPr>
          <w:ins w:id="182" w:author="Aditya Singh Kshatreeya" w:date="2026-01-25T10:20:00Z"/>
          <w:b/>
          <w:bCs/>
          <w:sz w:val="28"/>
          <w:szCs w:val="28"/>
          <w:lang w:val="en-US"/>
        </w:rPr>
      </w:pPr>
      <w:ins w:id="183" w:author="Aditya Singh Kshatreeya" w:date="2026-01-25T10:18:00Z">
        <w:r w:rsidRPr="00B01198">
          <w:rPr>
            <w:b/>
            <w:bCs/>
            <w:sz w:val="28"/>
            <w:szCs w:val="28"/>
            <w:lang w:val="en-US"/>
          </w:rPr>
          <w:t>Re</w:t>
        </w:r>
        <w:r>
          <w:rPr>
            <w:b/>
            <w:bCs/>
            <w:sz w:val="28"/>
            <w:szCs w:val="28"/>
            <w:lang w:val="en-US"/>
          </w:rPr>
          <w:t>fa</w:t>
        </w:r>
        <w:r w:rsidRPr="00B01198">
          <w:rPr>
            <w:b/>
            <w:bCs/>
            <w:sz w:val="28"/>
            <w:szCs w:val="28"/>
            <w:lang w:val="en-US"/>
          </w:rPr>
          <w:t>ctor the above task</w:t>
        </w:r>
      </w:ins>
    </w:p>
    <w:p w14:paraId="6CA65B27" w14:textId="77777777" w:rsidR="00B01198" w:rsidRDefault="00B01198" w:rsidP="00B01198">
      <w:pPr>
        <w:pStyle w:val="ListParagraph"/>
        <w:rPr>
          <w:ins w:id="184" w:author="Aditya Singh Kshatreeya" w:date="2026-01-25T10:20:00Z"/>
          <w:b/>
          <w:bCs/>
          <w:sz w:val="28"/>
          <w:szCs w:val="28"/>
          <w:lang w:val="en-US"/>
        </w:rPr>
      </w:pPr>
    </w:p>
    <w:p w14:paraId="25661689" w14:textId="77777777" w:rsidR="00B01198" w:rsidRPr="00B01198" w:rsidRDefault="00B01198" w:rsidP="00B01198">
      <w:pPr>
        <w:pStyle w:val="ListParagraph"/>
        <w:rPr>
          <w:ins w:id="185" w:author="Aditya Singh Kshatreeya" w:date="2026-01-25T10:15:00Z"/>
          <w:b/>
          <w:bCs/>
          <w:sz w:val="28"/>
          <w:szCs w:val="28"/>
          <w:lang w:val="en-US"/>
        </w:rPr>
      </w:pPr>
    </w:p>
    <w:p w14:paraId="75E3B48F" w14:textId="77777777" w:rsidR="00B01198" w:rsidRPr="00B01198" w:rsidRDefault="00B01198" w:rsidP="00B01198">
      <w:pPr>
        <w:pStyle w:val="ListParagraph"/>
        <w:rPr>
          <w:ins w:id="186" w:author="Aditya Singh Kshatreeya" w:date="2026-01-25T10:13:00Z"/>
          <w:b/>
          <w:bCs/>
          <w:sz w:val="28"/>
          <w:szCs w:val="28"/>
          <w:lang w:val="en-US"/>
          <w:rPrChange w:id="187" w:author="Aditya Singh Kshatreeya" w:date="2026-01-25T10:14:00Z">
            <w:rPr>
              <w:ins w:id="188" w:author="Aditya Singh Kshatreeya" w:date="2026-01-25T10:13:00Z"/>
              <w:b/>
              <w:bCs/>
              <w:sz w:val="40"/>
              <w:szCs w:val="40"/>
              <w:lang w:val="en-US"/>
            </w:rPr>
          </w:rPrChange>
        </w:rPr>
      </w:pPr>
    </w:p>
    <w:p w14:paraId="3B45FCF1" w14:textId="00FF8664" w:rsidR="00B01198" w:rsidRDefault="00B01198" w:rsidP="00B01198">
      <w:pPr>
        <w:pStyle w:val="ListParagraph"/>
        <w:rPr>
          <w:ins w:id="189" w:author="Aditya Singh Kshatreeya" w:date="2026-01-25T10:29:00Z"/>
          <w:sz w:val="32"/>
          <w:szCs w:val="32"/>
          <w:lang w:val="en-US"/>
        </w:rPr>
      </w:pPr>
    </w:p>
    <w:p w14:paraId="26ABA8A6" w14:textId="77777777" w:rsidR="00B01198" w:rsidRDefault="00B01198" w:rsidP="00B01198">
      <w:pPr>
        <w:pStyle w:val="ListParagraph"/>
        <w:rPr>
          <w:ins w:id="190" w:author="Aditya Singh Kshatreeya" w:date="2026-01-25T10:29:00Z"/>
          <w:sz w:val="32"/>
          <w:szCs w:val="32"/>
          <w:lang w:val="en-US"/>
        </w:rPr>
      </w:pPr>
    </w:p>
    <w:p w14:paraId="7922FD21" w14:textId="77777777" w:rsidR="00B01198" w:rsidRDefault="00B01198" w:rsidP="00B01198">
      <w:pPr>
        <w:pStyle w:val="ListParagraph"/>
        <w:rPr>
          <w:ins w:id="191" w:author="Aditya Singh Kshatreeya" w:date="2026-01-25T10:29:00Z"/>
          <w:sz w:val="32"/>
          <w:szCs w:val="32"/>
          <w:lang w:val="en-US"/>
        </w:rPr>
      </w:pPr>
    </w:p>
    <w:p w14:paraId="26E77EF8" w14:textId="77777777" w:rsidR="00B01198" w:rsidRDefault="00B01198" w:rsidP="00B01198">
      <w:pPr>
        <w:pStyle w:val="ListParagraph"/>
        <w:rPr>
          <w:ins w:id="192" w:author="Aditya Singh Kshatreeya" w:date="2026-01-25T10:29:00Z"/>
          <w:sz w:val="32"/>
          <w:szCs w:val="32"/>
          <w:lang w:val="en-US"/>
        </w:rPr>
      </w:pPr>
    </w:p>
    <w:p w14:paraId="0B74A59F" w14:textId="77777777" w:rsidR="00B01198" w:rsidRDefault="00B01198" w:rsidP="00B01198">
      <w:pPr>
        <w:pStyle w:val="ListParagraph"/>
        <w:rPr>
          <w:ins w:id="193" w:author="Aditya Singh Kshatreeya" w:date="2026-01-25T10:29:00Z"/>
          <w:sz w:val="32"/>
          <w:szCs w:val="32"/>
          <w:lang w:val="en-US"/>
        </w:rPr>
      </w:pPr>
    </w:p>
    <w:p w14:paraId="44CD6906" w14:textId="77777777" w:rsidR="00B01198" w:rsidRDefault="00B01198" w:rsidP="00B01198">
      <w:pPr>
        <w:pStyle w:val="ListParagraph"/>
        <w:rPr>
          <w:ins w:id="194" w:author="Aditya Singh Kshatreeya" w:date="2026-01-25T10:29:00Z"/>
          <w:sz w:val="32"/>
          <w:szCs w:val="32"/>
          <w:lang w:val="en-US"/>
        </w:rPr>
      </w:pPr>
    </w:p>
    <w:p w14:paraId="3640773B" w14:textId="77777777" w:rsidR="00B01198" w:rsidRDefault="00B01198" w:rsidP="00B01198">
      <w:pPr>
        <w:pStyle w:val="ListParagraph"/>
        <w:rPr>
          <w:ins w:id="195" w:author="Aditya Singh Kshatreeya" w:date="2026-01-25T10:29:00Z"/>
          <w:sz w:val="32"/>
          <w:szCs w:val="32"/>
          <w:lang w:val="en-US"/>
        </w:rPr>
      </w:pPr>
    </w:p>
    <w:p w14:paraId="00683E60" w14:textId="77777777" w:rsidR="00B01198" w:rsidRDefault="00B01198" w:rsidP="00B01198">
      <w:pPr>
        <w:pStyle w:val="ListParagraph"/>
        <w:rPr>
          <w:ins w:id="196" w:author="Aditya Singh Kshatreeya" w:date="2026-01-25T10:29:00Z"/>
          <w:sz w:val="32"/>
          <w:szCs w:val="32"/>
          <w:lang w:val="en-US"/>
        </w:rPr>
      </w:pPr>
    </w:p>
    <w:p w14:paraId="5E993171" w14:textId="77777777" w:rsidR="00B01198" w:rsidRDefault="00B01198" w:rsidP="00B01198">
      <w:pPr>
        <w:pStyle w:val="ListParagraph"/>
        <w:rPr>
          <w:ins w:id="197" w:author="Aditya Singh Kshatreeya" w:date="2026-01-25T10:29:00Z"/>
          <w:sz w:val="32"/>
          <w:szCs w:val="32"/>
          <w:lang w:val="en-US"/>
        </w:rPr>
      </w:pPr>
    </w:p>
    <w:p w14:paraId="54E7D010" w14:textId="77777777" w:rsidR="00B01198" w:rsidRDefault="00B01198" w:rsidP="00B01198">
      <w:pPr>
        <w:pStyle w:val="ListParagraph"/>
        <w:rPr>
          <w:ins w:id="198" w:author="Aditya Singh Kshatreeya" w:date="2026-01-25T10:29:00Z"/>
          <w:sz w:val="32"/>
          <w:szCs w:val="32"/>
          <w:lang w:val="en-US"/>
        </w:rPr>
      </w:pPr>
    </w:p>
    <w:p w14:paraId="2E919EC4" w14:textId="77777777" w:rsidR="00B01198" w:rsidRDefault="00B01198" w:rsidP="00B01198">
      <w:pPr>
        <w:pStyle w:val="ListParagraph"/>
        <w:rPr>
          <w:ins w:id="199" w:author="Aditya Singh Kshatreeya" w:date="2026-01-25T10:29:00Z"/>
          <w:sz w:val="32"/>
          <w:szCs w:val="32"/>
          <w:lang w:val="en-US"/>
        </w:rPr>
      </w:pPr>
    </w:p>
    <w:p w14:paraId="045143E3" w14:textId="77777777" w:rsidR="00B01198" w:rsidRDefault="00B01198" w:rsidP="00B01198">
      <w:pPr>
        <w:pStyle w:val="ListParagraph"/>
        <w:rPr>
          <w:ins w:id="200" w:author="Aditya Singh Kshatreeya" w:date="2026-01-25T10:29:00Z"/>
          <w:sz w:val="32"/>
          <w:szCs w:val="32"/>
          <w:lang w:val="en-US"/>
        </w:rPr>
      </w:pPr>
    </w:p>
    <w:p w14:paraId="1445B184" w14:textId="77777777" w:rsidR="00B01198" w:rsidRDefault="00B01198" w:rsidP="00B01198">
      <w:pPr>
        <w:pStyle w:val="ListParagraph"/>
        <w:rPr>
          <w:ins w:id="201" w:author="Aditya Singh Kshatreeya" w:date="2026-01-25T10:29:00Z"/>
          <w:sz w:val="32"/>
          <w:szCs w:val="32"/>
          <w:lang w:val="en-US"/>
        </w:rPr>
      </w:pPr>
    </w:p>
    <w:p w14:paraId="1F856D8B" w14:textId="77777777" w:rsidR="00B01198" w:rsidRDefault="00B01198" w:rsidP="00B01198">
      <w:pPr>
        <w:pStyle w:val="ListParagraph"/>
        <w:rPr>
          <w:ins w:id="202" w:author="Aditya Singh Kshatreeya" w:date="2026-01-25T10:29:00Z"/>
          <w:sz w:val="32"/>
          <w:szCs w:val="32"/>
          <w:lang w:val="en-US"/>
        </w:rPr>
      </w:pPr>
    </w:p>
    <w:p w14:paraId="3D4BE515" w14:textId="77777777" w:rsidR="00B01198" w:rsidRDefault="00B01198" w:rsidP="00B01198">
      <w:pPr>
        <w:pStyle w:val="ListParagraph"/>
        <w:rPr>
          <w:ins w:id="203" w:author="Aditya Singh Kshatreeya" w:date="2026-01-25T10:29:00Z"/>
          <w:sz w:val="32"/>
          <w:szCs w:val="32"/>
          <w:lang w:val="en-US"/>
        </w:rPr>
      </w:pPr>
    </w:p>
    <w:p w14:paraId="797C93AD" w14:textId="77777777" w:rsidR="00B01198" w:rsidRDefault="00B01198" w:rsidP="00B01198">
      <w:pPr>
        <w:pStyle w:val="ListParagraph"/>
        <w:rPr>
          <w:ins w:id="204" w:author="Aditya Singh Kshatreeya" w:date="2026-01-25T10:29:00Z"/>
          <w:sz w:val="32"/>
          <w:szCs w:val="32"/>
          <w:lang w:val="en-US"/>
        </w:rPr>
      </w:pPr>
    </w:p>
    <w:p w14:paraId="00467AC6" w14:textId="77777777" w:rsidR="00B01198" w:rsidRDefault="00B01198" w:rsidP="00B01198">
      <w:pPr>
        <w:pStyle w:val="ListParagraph"/>
        <w:rPr>
          <w:ins w:id="205" w:author="Aditya Singh Kshatreeya" w:date="2026-01-25T10:29:00Z"/>
          <w:sz w:val="32"/>
          <w:szCs w:val="32"/>
          <w:lang w:val="en-US"/>
        </w:rPr>
      </w:pPr>
    </w:p>
    <w:p w14:paraId="6CDBCFA4" w14:textId="77777777" w:rsidR="00B01198" w:rsidRDefault="00B01198" w:rsidP="00B01198">
      <w:pPr>
        <w:pStyle w:val="ListParagraph"/>
        <w:rPr>
          <w:ins w:id="206" w:author="Aditya Singh Kshatreeya" w:date="2026-01-25T10:29:00Z"/>
          <w:sz w:val="32"/>
          <w:szCs w:val="32"/>
          <w:lang w:val="en-US"/>
        </w:rPr>
      </w:pPr>
    </w:p>
    <w:p w14:paraId="49B7910D" w14:textId="77777777" w:rsidR="00B01198" w:rsidRDefault="00B01198" w:rsidP="00B01198">
      <w:pPr>
        <w:pStyle w:val="ListParagraph"/>
        <w:rPr>
          <w:ins w:id="207" w:author="Aditya Singh Kshatreeya" w:date="2026-01-25T10:29:00Z"/>
          <w:sz w:val="32"/>
          <w:szCs w:val="32"/>
          <w:lang w:val="en-US"/>
        </w:rPr>
      </w:pPr>
    </w:p>
    <w:p w14:paraId="3086C3DB" w14:textId="77777777" w:rsidR="00B01198" w:rsidRPr="00B01198" w:rsidRDefault="00B01198" w:rsidP="00B01198">
      <w:pPr>
        <w:pStyle w:val="ListParagraph"/>
        <w:rPr>
          <w:ins w:id="208" w:author="Aditya Singh Kshatreeya" w:date="2026-01-25T10:29:00Z"/>
          <w:b/>
          <w:bCs/>
          <w:sz w:val="32"/>
          <w:szCs w:val="32"/>
          <w:lang w:val="en-US"/>
          <w:rPrChange w:id="209" w:author="Aditya Singh Kshatreeya" w:date="2026-01-25T10:30:00Z">
            <w:rPr>
              <w:ins w:id="210" w:author="Aditya Singh Kshatreeya" w:date="2026-01-25T10:29:00Z"/>
              <w:sz w:val="32"/>
              <w:szCs w:val="32"/>
              <w:lang w:val="en-US"/>
            </w:rPr>
          </w:rPrChange>
        </w:rPr>
      </w:pPr>
    </w:p>
    <w:p w14:paraId="79933530" w14:textId="6A1F829B" w:rsidR="00B01198" w:rsidRDefault="00B01198" w:rsidP="00B01198">
      <w:pPr>
        <w:pStyle w:val="ListParagraph"/>
        <w:rPr>
          <w:ins w:id="211" w:author="Aditya Singh Kshatreeya" w:date="2026-01-25T10:51:00Z"/>
          <w:b/>
          <w:bCs/>
          <w:sz w:val="40"/>
          <w:szCs w:val="40"/>
          <w:lang w:val="en-US"/>
        </w:rPr>
      </w:pPr>
      <w:ins w:id="212" w:author="Aditya Singh Kshatreeya" w:date="2026-01-25T10:51:00Z">
        <w:r>
          <w:rPr>
            <w:b/>
            <w:bCs/>
            <w:sz w:val="40"/>
            <w:szCs w:val="40"/>
            <w:lang w:val="en-US"/>
          </w:rPr>
          <w:lastRenderedPageBreak/>
          <w:t>======================================</w:t>
        </w:r>
      </w:ins>
    </w:p>
    <w:p w14:paraId="41009C72" w14:textId="240BF3C3" w:rsidR="00B01198" w:rsidRDefault="00B01198" w:rsidP="00B01198">
      <w:pPr>
        <w:pStyle w:val="ListParagraph"/>
        <w:rPr>
          <w:ins w:id="213" w:author="Aditya Singh Kshatreeya" w:date="2026-01-25T10:30:00Z"/>
          <w:b/>
          <w:bCs/>
          <w:sz w:val="40"/>
          <w:szCs w:val="40"/>
          <w:lang w:val="en-US"/>
        </w:rPr>
      </w:pPr>
      <w:ins w:id="214" w:author="Aditya Singh Kshatreeya" w:date="2026-01-25T10:30:00Z">
        <w:r w:rsidRPr="00B01198">
          <w:rPr>
            <w:b/>
            <w:bCs/>
            <w:sz w:val="40"/>
            <w:szCs w:val="40"/>
            <w:lang w:val="en-US"/>
            <w:rPrChange w:id="215" w:author="Aditya Singh Kshatreeya" w:date="2026-01-25T10:30:00Z">
              <w:rPr>
                <w:sz w:val="32"/>
                <w:szCs w:val="32"/>
                <w:lang w:val="en-US"/>
              </w:rPr>
            </w:rPrChange>
          </w:rPr>
          <w:t xml:space="preserve">Loops </w:t>
        </w:r>
        <w:r w:rsidRPr="00B01198">
          <w:rPr>
            <w:b/>
            <w:bCs/>
            <w:sz w:val="40"/>
            <w:szCs w:val="40"/>
            <w:lang w:val="en-US"/>
            <w:rPrChange w:id="216" w:author="Aditya Singh Kshatreeya" w:date="2026-01-25T10:30:00Z">
              <w:rPr>
                <w:b/>
                <w:bCs/>
                <w:sz w:val="32"/>
                <w:szCs w:val="32"/>
                <w:lang w:val="en-US"/>
              </w:rPr>
            </w:rPrChange>
          </w:rPr>
          <w:t xml:space="preserve">=&gt; </w:t>
        </w:r>
      </w:ins>
    </w:p>
    <w:p w14:paraId="1399FF55" w14:textId="33E35E4B" w:rsidR="00B01198" w:rsidRDefault="00B01198" w:rsidP="00B01198">
      <w:pPr>
        <w:pStyle w:val="ListParagraph"/>
        <w:rPr>
          <w:ins w:id="217" w:author="Aditya Singh Kshatreeya" w:date="2026-01-25T10:37:00Z"/>
          <w:sz w:val="28"/>
          <w:szCs w:val="28"/>
          <w:lang w:val="en-US"/>
        </w:rPr>
      </w:pPr>
      <w:ins w:id="218" w:author="Aditya Singh Kshatreeya" w:date="2026-01-25T10:30:00Z">
        <w:r>
          <w:rPr>
            <w:b/>
            <w:bCs/>
            <w:sz w:val="28"/>
            <w:szCs w:val="28"/>
            <w:lang w:val="en-US"/>
          </w:rPr>
          <w:t xml:space="preserve">For </w:t>
        </w:r>
      </w:ins>
      <w:proofErr w:type="gramStart"/>
      <w:ins w:id="219" w:author="Aditya Singh Kshatreeya" w:date="2026-01-25T10:31:00Z">
        <w:r>
          <w:rPr>
            <w:b/>
            <w:bCs/>
            <w:sz w:val="28"/>
            <w:szCs w:val="28"/>
            <w:lang w:val="en-US"/>
          </w:rPr>
          <w:t>loops :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 - </w:t>
        </w:r>
      </w:ins>
      <w:ins w:id="220" w:author="Aditya Singh Kshatreeya" w:date="2026-01-25T10:36:00Z">
        <w:r>
          <w:rPr>
            <w:sz w:val="28"/>
            <w:szCs w:val="28"/>
            <w:lang w:val="en-US"/>
          </w:rPr>
          <w:t xml:space="preserve">By convention, </w:t>
        </w:r>
        <w:r w:rsidRPr="00B01198">
          <w:rPr>
            <w:b/>
            <w:bCs/>
            <w:sz w:val="28"/>
            <w:szCs w:val="28"/>
            <w:lang w:val="en-US"/>
            <w:rPrChange w:id="221" w:author="Aditya Singh Kshatreeya" w:date="2026-01-25T10:50:00Z">
              <w:rPr>
                <w:sz w:val="28"/>
                <w:szCs w:val="28"/>
                <w:lang w:val="en-US"/>
              </w:rPr>
            </w:rPrChange>
          </w:rPr>
          <w:t>for</w:t>
        </w:r>
        <w:r>
          <w:rPr>
            <w:sz w:val="28"/>
            <w:szCs w:val="28"/>
            <w:lang w:val="en-US"/>
          </w:rPr>
          <w:t xml:space="preserve"> </w:t>
        </w:r>
      </w:ins>
      <w:ins w:id="222" w:author="Aditya Singh Kshatreeya" w:date="2026-01-25T10:37:00Z">
        <w:r>
          <w:rPr>
            <w:sz w:val="28"/>
            <w:szCs w:val="28"/>
            <w:lang w:val="en-US"/>
          </w:rPr>
          <w:t xml:space="preserve">loops are used when you have a block of code which you want to repeat a </w:t>
        </w:r>
        <w:r w:rsidRPr="00B01198">
          <w:rPr>
            <w:b/>
            <w:bCs/>
            <w:sz w:val="28"/>
            <w:szCs w:val="28"/>
            <w:lang w:val="en-US"/>
            <w:rPrChange w:id="223" w:author="Aditya Singh Kshatreeya" w:date="2026-01-25T10:50:00Z">
              <w:rPr>
                <w:sz w:val="28"/>
                <w:szCs w:val="28"/>
                <w:lang w:val="en-US"/>
              </w:rPr>
            </w:rPrChange>
          </w:rPr>
          <w:t>fixed</w:t>
        </w:r>
        <w:r>
          <w:rPr>
            <w:sz w:val="28"/>
            <w:szCs w:val="28"/>
            <w:lang w:val="en-US"/>
          </w:rPr>
          <w:t xml:space="preserve"> number of times.</w:t>
        </w:r>
      </w:ins>
    </w:p>
    <w:p w14:paraId="79A48F6F" w14:textId="740E107A" w:rsidR="00B01198" w:rsidRPr="00B01198" w:rsidRDefault="00B01198" w:rsidP="00B01198">
      <w:pPr>
        <w:pStyle w:val="ListParagraph"/>
        <w:numPr>
          <w:ilvl w:val="0"/>
          <w:numId w:val="1"/>
        </w:numPr>
        <w:rPr>
          <w:ins w:id="224" w:author="Aditya Singh Kshatreeya" w:date="2026-01-25T10:38:00Z"/>
          <w:sz w:val="28"/>
          <w:szCs w:val="28"/>
          <w:lang w:val="en-US"/>
          <w:rPrChange w:id="225" w:author="Aditya Singh Kshatreeya" w:date="2026-01-25T10:38:00Z">
            <w:rPr>
              <w:ins w:id="226" w:author="Aditya Singh Kshatreeya" w:date="2026-01-25T10:38:00Z"/>
              <w:b/>
              <w:bCs/>
              <w:sz w:val="28"/>
              <w:szCs w:val="28"/>
              <w:lang w:val="en-US"/>
            </w:rPr>
          </w:rPrChange>
        </w:rPr>
      </w:pPr>
      <w:ins w:id="227" w:author="Aditya Singh Kshatreeya" w:date="2026-01-25T10:37:00Z">
        <w:r>
          <w:rPr>
            <w:b/>
            <w:bCs/>
            <w:sz w:val="28"/>
            <w:szCs w:val="28"/>
            <w:lang w:val="en-US"/>
          </w:rPr>
          <w:t>For l</w:t>
        </w:r>
      </w:ins>
      <w:ins w:id="228" w:author="Aditya Singh Kshatreeya" w:date="2026-01-25T10:38:00Z">
        <w:r>
          <w:rPr>
            <w:b/>
            <w:bCs/>
            <w:sz w:val="28"/>
            <w:szCs w:val="28"/>
            <w:lang w:val="en-US"/>
          </w:rPr>
          <w:t>o</w:t>
        </w:r>
      </w:ins>
      <w:ins w:id="229" w:author="Aditya Singh Kshatreeya" w:date="2026-01-25T10:37:00Z">
        <w:r>
          <w:rPr>
            <w:b/>
            <w:bCs/>
            <w:sz w:val="28"/>
            <w:szCs w:val="28"/>
            <w:lang w:val="en-US"/>
          </w:rPr>
          <w:t>ops in python are used for iter</w:t>
        </w:r>
      </w:ins>
      <w:ins w:id="230" w:author="Aditya Singh Kshatreeya" w:date="2026-01-25T10:38:00Z">
        <w:r>
          <w:rPr>
            <w:b/>
            <w:bCs/>
            <w:sz w:val="28"/>
            <w:szCs w:val="28"/>
            <w:lang w:val="en-US"/>
          </w:rPr>
          <w:t>ating over a sequence</w:t>
        </w:r>
      </w:ins>
    </w:p>
    <w:p w14:paraId="7CC0C6E3" w14:textId="01365F4B" w:rsidR="00B01198" w:rsidRPr="00B01198" w:rsidRDefault="00B01198" w:rsidP="00B01198">
      <w:pPr>
        <w:pStyle w:val="ListParagraph"/>
        <w:numPr>
          <w:ilvl w:val="0"/>
          <w:numId w:val="1"/>
        </w:numPr>
        <w:rPr>
          <w:ins w:id="231" w:author="Aditya Singh Kshatreeya" w:date="2026-01-25T10:39:00Z"/>
          <w:sz w:val="28"/>
          <w:szCs w:val="28"/>
          <w:lang w:val="en-US"/>
          <w:rPrChange w:id="232" w:author="Aditya Singh Kshatreeya" w:date="2026-01-25T10:39:00Z">
            <w:rPr>
              <w:ins w:id="233" w:author="Aditya Singh Kshatreeya" w:date="2026-01-25T10:39:00Z"/>
              <w:b/>
              <w:bCs/>
              <w:sz w:val="28"/>
              <w:szCs w:val="28"/>
              <w:lang w:val="en-US"/>
            </w:rPr>
          </w:rPrChange>
        </w:rPr>
      </w:pPr>
      <w:ins w:id="234" w:author="Aditya Singh Kshatreeya" w:date="2026-01-25T10:38:00Z">
        <w:r>
          <w:rPr>
            <w:b/>
            <w:bCs/>
            <w:sz w:val="28"/>
            <w:szCs w:val="28"/>
            <w:lang w:val="en-US"/>
          </w:rPr>
          <w:t xml:space="preserve">(range of </w:t>
        </w:r>
        <w:proofErr w:type="gramStart"/>
        <w:r>
          <w:rPr>
            <w:b/>
            <w:bCs/>
            <w:sz w:val="28"/>
            <w:szCs w:val="28"/>
            <w:lang w:val="en-US"/>
          </w:rPr>
          <w:t>numbers</w:t>
        </w:r>
      </w:ins>
      <w:ins w:id="235" w:author="Aditya Singh Kshatreeya" w:date="2026-01-25T10:45:00Z">
        <w:r>
          <w:rPr>
            <w:b/>
            <w:bCs/>
            <w:sz w:val="28"/>
            <w:szCs w:val="28"/>
            <w:lang w:val="en-US"/>
          </w:rPr>
          <w:t xml:space="preserve"> </w:t>
        </w:r>
      </w:ins>
      <w:ins w:id="236" w:author="Aditya Singh Kshatreeya" w:date="2026-01-25T10:46:00Z">
        <w:r>
          <w:rPr>
            <w:b/>
            <w:bCs/>
            <w:sz w:val="28"/>
            <w:szCs w:val="28"/>
            <w:lang w:val="en-US"/>
          </w:rPr>
          <w:t>,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 string, lists, dictionaries, etc</w:t>
        </w:r>
      </w:ins>
      <w:ins w:id="237" w:author="Aditya Singh Kshatreeya" w:date="2026-01-25T10:47:00Z">
        <w:r>
          <w:rPr>
            <w:b/>
            <w:bCs/>
            <w:sz w:val="28"/>
            <w:szCs w:val="28"/>
            <w:lang w:val="en-US"/>
          </w:rPr>
          <w:t>.</w:t>
        </w:r>
      </w:ins>
      <w:ins w:id="238" w:author="Aditya Singh Kshatreeya" w:date="2026-01-25T10:39:00Z">
        <w:r>
          <w:rPr>
            <w:b/>
            <w:bCs/>
            <w:sz w:val="28"/>
            <w:szCs w:val="28"/>
            <w:lang w:val="en-US"/>
          </w:rPr>
          <w:t>)</w:t>
        </w:r>
      </w:ins>
    </w:p>
    <w:p w14:paraId="0A5D1D17" w14:textId="20E5EF6D" w:rsidR="00B01198" w:rsidRDefault="00B01198" w:rsidP="00B01198">
      <w:pPr>
        <w:pStyle w:val="ListParagraph"/>
        <w:rPr>
          <w:ins w:id="239" w:author="Aditya Singh Kshatreeya" w:date="2026-01-25T10:40:00Z"/>
          <w:b/>
          <w:bCs/>
          <w:sz w:val="28"/>
          <w:szCs w:val="28"/>
          <w:lang w:val="en-US"/>
        </w:rPr>
      </w:pPr>
      <w:ins w:id="240" w:author="Aditya Singh Kshatreeya" w:date="2026-01-25T10:39:00Z">
        <w:r>
          <w:rPr>
            <w:b/>
            <w:bCs/>
            <w:sz w:val="28"/>
            <w:szCs w:val="28"/>
            <w:lang w:val="en-US"/>
          </w:rPr>
          <w:t>Examp</w:t>
        </w:r>
      </w:ins>
      <w:ins w:id="241" w:author="Aditya Singh Kshatreeya" w:date="2026-01-25T10:40:00Z">
        <w:r>
          <w:rPr>
            <w:b/>
            <w:bCs/>
            <w:sz w:val="28"/>
            <w:szCs w:val="28"/>
            <w:lang w:val="en-US"/>
          </w:rPr>
          <w:t xml:space="preserve">le: </w:t>
        </w:r>
      </w:ins>
      <w:ins w:id="242" w:author="Aditya Singh Kshatreeya" w:date="2026-01-25T10:47:00Z">
        <w:r>
          <w:rPr>
            <w:b/>
            <w:bCs/>
            <w:sz w:val="28"/>
            <w:szCs w:val="28"/>
            <w:lang w:val="en-US"/>
          </w:rPr>
          <w:t>1</w:t>
        </w:r>
      </w:ins>
      <w:ins w:id="243" w:author="Aditya Singh Kshatreeya" w:date="2026-01-25T10:49:00Z">
        <w:r>
          <w:rPr>
            <w:b/>
            <w:bCs/>
            <w:sz w:val="28"/>
            <w:szCs w:val="28"/>
            <w:lang w:val="en-US"/>
          </w:rPr>
          <w:t xml:space="preserve"> #Range</w:t>
        </w:r>
      </w:ins>
    </w:p>
    <w:p w14:paraId="048CAA95" w14:textId="12959FF0" w:rsidR="00B01198" w:rsidRDefault="00B01198" w:rsidP="00B01198">
      <w:pPr>
        <w:pStyle w:val="ListParagraph"/>
        <w:rPr>
          <w:ins w:id="244" w:author="Aditya Singh Kshatreeya" w:date="2026-01-25T10:40:00Z"/>
          <w:b/>
          <w:bCs/>
          <w:sz w:val="28"/>
          <w:szCs w:val="28"/>
          <w:lang w:val="en-US"/>
        </w:rPr>
      </w:pPr>
      <w:ins w:id="245" w:author="Aditya Singh Kshatreeya" w:date="2026-01-25T10:40:00Z">
        <w:r>
          <w:rPr>
            <w:b/>
            <w:bCs/>
            <w:sz w:val="28"/>
            <w:szCs w:val="28"/>
            <w:lang w:val="en-US"/>
          </w:rPr>
          <w:tab/>
          <w:t xml:space="preserve">For num in </w:t>
        </w:r>
        <w:proofErr w:type="gramStart"/>
        <w:r>
          <w:rPr>
            <w:b/>
            <w:bCs/>
            <w:sz w:val="28"/>
            <w:szCs w:val="28"/>
            <w:lang w:val="en-US"/>
          </w:rPr>
          <w:t>range(</w:t>
        </w:r>
        <w:proofErr w:type="gramEnd"/>
        <w:r>
          <w:rPr>
            <w:b/>
            <w:bCs/>
            <w:sz w:val="28"/>
            <w:szCs w:val="28"/>
            <w:lang w:val="en-US"/>
          </w:rPr>
          <w:t>10):</w:t>
        </w:r>
      </w:ins>
    </w:p>
    <w:p w14:paraId="6FEFDA5D" w14:textId="76BD26FA" w:rsidR="00B01198" w:rsidRDefault="00B01198" w:rsidP="00B01198">
      <w:pPr>
        <w:pStyle w:val="ListParagraph"/>
        <w:rPr>
          <w:ins w:id="246" w:author="Aditya Singh Kshatreeya" w:date="2026-01-25T10:42:00Z"/>
          <w:b/>
          <w:bCs/>
          <w:sz w:val="28"/>
          <w:szCs w:val="28"/>
          <w:lang w:val="en-US"/>
        </w:rPr>
      </w:pPr>
      <w:ins w:id="247" w:author="Aditya Singh Kshatreeya" w:date="2026-01-25T10:40:00Z">
        <w:r>
          <w:rPr>
            <w:b/>
            <w:bCs/>
            <w:sz w:val="28"/>
            <w:szCs w:val="28"/>
            <w:lang w:val="en-US"/>
          </w:rPr>
          <w:tab/>
        </w:r>
        <w:r>
          <w:rPr>
            <w:b/>
            <w:bCs/>
            <w:sz w:val="28"/>
            <w:szCs w:val="28"/>
            <w:lang w:val="en-US"/>
          </w:rPr>
          <w:tab/>
          <w:t>Print(num)</w:t>
        </w:r>
      </w:ins>
    </w:p>
    <w:p w14:paraId="32A8A849" w14:textId="0FCA5AC5" w:rsidR="00B01198" w:rsidRDefault="00B01198" w:rsidP="00B01198">
      <w:pPr>
        <w:pStyle w:val="ListParagraph"/>
        <w:rPr>
          <w:ins w:id="248" w:author="Aditya Singh Kshatreeya" w:date="2026-01-25T10:47:00Z"/>
          <w:b/>
          <w:bCs/>
          <w:sz w:val="28"/>
          <w:szCs w:val="28"/>
          <w:lang w:val="en-US"/>
        </w:rPr>
      </w:pPr>
      <w:ins w:id="249" w:author="Aditya Singh Kshatreeya" w:date="2026-01-25T10:42:00Z">
        <w:r>
          <w:rPr>
            <w:b/>
            <w:bCs/>
            <w:sz w:val="28"/>
            <w:szCs w:val="28"/>
            <w:lang w:val="en-US"/>
          </w:rPr>
          <w:tab/>
        </w:r>
        <w:proofErr w:type="gramStart"/>
        <w:r>
          <w:rPr>
            <w:b/>
            <w:bCs/>
            <w:sz w:val="28"/>
            <w:szCs w:val="28"/>
            <w:lang w:val="en-US"/>
          </w:rPr>
          <w:t>Print(</w:t>
        </w:r>
        <w:proofErr w:type="gramEnd"/>
        <w:r>
          <w:rPr>
            <w:b/>
            <w:bCs/>
            <w:sz w:val="28"/>
            <w:szCs w:val="28"/>
            <w:lang w:val="en-US"/>
          </w:rPr>
          <w:t>“Hello world”)</w:t>
        </w:r>
      </w:ins>
    </w:p>
    <w:p w14:paraId="3DDC5432" w14:textId="77777777" w:rsidR="00B01198" w:rsidRDefault="00B01198" w:rsidP="00B01198">
      <w:pPr>
        <w:pStyle w:val="ListParagraph"/>
        <w:rPr>
          <w:ins w:id="250" w:author="Aditya Singh Kshatreeya" w:date="2026-01-25T10:47:00Z"/>
          <w:b/>
          <w:bCs/>
          <w:sz w:val="28"/>
          <w:szCs w:val="28"/>
          <w:lang w:val="en-US"/>
        </w:rPr>
      </w:pPr>
    </w:p>
    <w:p w14:paraId="5BA2BF42" w14:textId="40867520" w:rsidR="00B01198" w:rsidRDefault="00B01198" w:rsidP="00B01198">
      <w:pPr>
        <w:pStyle w:val="ListParagraph"/>
        <w:rPr>
          <w:ins w:id="251" w:author="Aditya Singh Kshatreeya" w:date="2026-01-25T10:47:00Z"/>
          <w:b/>
          <w:bCs/>
          <w:sz w:val="28"/>
          <w:szCs w:val="28"/>
          <w:lang w:val="en-US"/>
        </w:rPr>
      </w:pPr>
      <w:ins w:id="252" w:author="Aditya Singh Kshatreeya" w:date="2026-01-25T10:47:00Z">
        <w:r>
          <w:rPr>
            <w:b/>
            <w:bCs/>
            <w:sz w:val="28"/>
            <w:szCs w:val="28"/>
            <w:lang w:val="en-US"/>
          </w:rPr>
          <w:t>Example: 2</w:t>
        </w:r>
      </w:ins>
      <w:ins w:id="253" w:author="Aditya Singh Kshatreeya" w:date="2026-01-25T10:49:00Z">
        <w:r>
          <w:rPr>
            <w:b/>
            <w:bCs/>
            <w:sz w:val="28"/>
            <w:szCs w:val="28"/>
            <w:lang w:val="en-US"/>
          </w:rPr>
          <w:t xml:space="preserve"> #Strings</w:t>
        </w:r>
      </w:ins>
    </w:p>
    <w:p w14:paraId="2FCB874A" w14:textId="48B1A24E" w:rsidR="00B01198" w:rsidRDefault="00B01198">
      <w:pPr>
        <w:pStyle w:val="ListParagraph"/>
        <w:ind w:firstLine="720"/>
        <w:rPr>
          <w:ins w:id="254" w:author="Aditya Singh Kshatreeya" w:date="2026-01-25T10:47:00Z"/>
          <w:b/>
          <w:bCs/>
          <w:sz w:val="28"/>
          <w:szCs w:val="28"/>
          <w:lang w:val="en-US"/>
        </w:rPr>
        <w:pPrChange w:id="255" w:author="Aditya Singh Kshatreeya" w:date="2026-01-25T10:48:00Z">
          <w:pPr>
            <w:pStyle w:val="ListParagraph"/>
          </w:pPr>
        </w:pPrChange>
      </w:pPr>
      <w:ins w:id="256" w:author="Aditya Singh Kshatreeya" w:date="2026-01-25T10:47:00Z">
        <w:r>
          <w:rPr>
            <w:b/>
            <w:bCs/>
            <w:sz w:val="28"/>
            <w:szCs w:val="28"/>
            <w:lang w:val="en-US"/>
          </w:rPr>
          <w:t>For char in “</w:t>
        </w:r>
        <w:proofErr w:type="spellStart"/>
        <w:r>
          <w:rPr>
            <w:b/>
            <w:bCs/>
            <w:sz w:val="28"/>
            <w:szCs w:val="28"/>
            <w:lang w:val="en-US"/>
          </w:rPr>
          <w:t>rstforum</w:t>
        </w:r>
        <w:proofErr w:type="spellEnd"/>
        <w:r>
          <w:rPr>
            <w:b/>
            <w:bCs/>
            <w:sz w:val="28"/>
            <w:szCs w:val="28"/>
            <w:lang w:val="en-US"/>
          </w:rPr>
          <w:t>”:</w:t>
        </w:r>
      </w:ins>
    </w:p>
    <w:p w14:paraId="12719A21" w14:textId="7571A200" w:rsidR="00B01198" w:rsidRDefault="00B01198" w:rsidP="00B01198">
      <w:pPr>
        <w:pStyle w:val="ListParagraph"/>
        <w:rPr>
          <w:ins w:id="257" w:author="Aditya Singh Kshatreeya" w:date="2026-01-25T10:48:00Z"/>
          <w:b/>
          <w:bCs/>
          <w:sz w:val="28"/>
          <w:szCs w:val="28"/>
          <w:lang w:val="en-US"/>
        </w:rPr>
      </w:pPr>
      <w:ins w:id="258" w:author="Aditya Singh Kshatreeya" w:date="2026-01-25T10:48:00Z">
        <w:r>
          <w:rPr>
            <w:b/>
            <w:bCs/>
            <w:sz w:val="28"/>
            <w:szCs w:val="28"/>
            <w:lang w:val="en-US"/>
          </w:rPr>
          <w:tab/>
        </w:r>
        <w:r>
          <w:rPr>
            <w:b/>
            <w:bCs/>
            <w:sz w:val="28"/>
            <w:szCs w:val="28"/>
            <w:lang w:val="en-US"/>
          </w:rPr>
          <w:tab/>
          <w:t>Print(char)</w:t>
        </w:r>
      </w:ins>
    </w:p>
    <w:p w14:paraId="30E61F04" w14:textId="77777777" w:rsidR="00B01198" w:rsidRDefault="00B01198" w:rsidP="00B01198">
      <w:pPr>
        <w:pStyle w:val="ListParagraph"/>
        <w:rPr>
          <w:ins w:id="259" w:author="Aditya Singh Kshatreeya" w:date="2026-01-25T10:48:00Z"/>
          <w:b/>
          <w:bCs/>
          <w:sz w:val="28"/>
          <w:szCs w:val="28"/>
          <w:lang w:val="en-US"/>
        </w:rPr>
      </w:pPr>
    </w:p>
    <w:p w14:paraId="6828069F" w14:textId="4BC852A7" w:rsidR="00B01198" w:rsidRDefault="00B01198" w:rsidP="00B01198">
      <w:pPr>
        <w:pStyle w:val="ListParagraph"/>
        <w:rPr>
          <w:ins w:id="260" w:author="Aditya Singh Kshatreeya" w:date="2026-01-25T10:48:00Z"/>
          <w:b/>
          <w:bCs/>
          <w:sz w:val="28"/>
          <w:szCs w:val="28"/>
          <w:lang w:val="en-US"/>
        </w:rPr>
      </w:pPr>
      <w:ins w:id="261" w:author="Aditya Singh Kshatreeya" w:date="2026-01-25T10:48:00Z">
        <w:r>
          <w:rPr>
            <w:b/>
            <w:bCs/>
            <w:sz w:val="28"/>
            <w:szCs w:val="28"/>
            <w:lang w:val="en-US"/>
          </w:rPr>
          <w:t>Example: 3</w:t>
        </w:r>
      </w:ins>
      <w:ins w:id="262" w:author="Aditya Singh Kshatreeya" w:date="2026-01-25T10:49:00Z">
        <w:r>
          <w:rPr>
            <w:b/>
            <w:bCs/>
            <w:sz w:val="28"/>
            <w:szCs w:val="28"/>
            <w:lang w:val="en-US"/>
          </w:rPr>
          <w:t xml:space="preserve"> #Range (1-0)</w:t>
        </w:r>
      </w:ins>
    </w:p>
    <w:p w14:paraId="30F085B6" w14:textId="1C6B5D87" w:rsidR="00B01198" w:rsidRDefault="00B01198" w:rsidP="00B01198">
      <w:pPr>
        <w:pStyle w:val="ListParagraph"/>
        <w:rPr>
          <w:ins w:id="263" w:author="Aditya Singh Kshatreeya" w:date="2026-01-25T10:48:00Z"/>
          <w:b/>
          <w:bCs/>
          <w:sz w:val="28"/>
          <w:szCs w:val="28"/>
          <w:lang w:val="en-US"/>
        </w:rPr>
      </w:pPr>
      <w:ins w:id="264" w:author="Aditya Singh Kshatreeya" w:date="2026-01-25T10:48:00Z">
        <w:r>
          <w:rPr>
            <w:b/>
            <w:bCs/>
            <w:sz w:val="28"/>
            <w:szCs w:val="28"/>
            <w:lang w:val="en-US"/>
          </w:rPr>
          <w:tab/>
          <w:t>For x in range (1,10):</w:t>
        </w:r>
      </w:ins>
    </w:p>
    <w:p w14:paraId="259D9A78" w14:textId="194F4272" w:rsidR="00B01198" w:rsidRDefault="00B01198" w:rsidP="00B01198">
      <w:pPr>
        <w:pStyle w:val="ListParagraph"/>
        <w:rPr>
          <w:ins w:id="265" w:author="Aditya Singh Kshatreeya" w:date="2026-01-25T10:48:00Z"/>
          <w:b/>
          <w:bCs/>
          <w:sz w:val="28"/>
          <w:szCs w:val="28"/>
          <w:lang w:val="en-US"/>
        </w:rPr>
      </w:pPr>
      <w:ins w:id="266" w:author="Aditya Singh Kshatreeya" w:date="2026-01-25T10:48:00Z">
        <w:r>
          <w:rPr>
            <w:b/>
            <w:bCs/>
            <w:sz w:val="28"/>
            <w:szCs w:val="28"/>
            <w:lang w:val="en-US"/>
          </w:rPr>
          <w:tab/>
        </w:r>
        <w:r>
          <w:rPr>
            <w:b/>
            <w:bCs/>
            <w:sz w:val="28"/>
            <w:szCs w:val="28"/>
            <w:lang w:val="en-US"/>
          </w:rPr>
          <w:tab/>
          <w:t>Print(x)</w:t>
        </w:r>
      </w:ins>
    </w:p>
    <w:p w14:paraId="702231F0" w14:textId="3F2B9A34" w:rsidR="00B01198" w:rsidRPr="00B01198" w:rsidRDefault="00B01198" w:rsidP="00B01198">
      <w:pPr>
        <w:pStyle w:val="ListParagraph"/>
        <w:rPr>
          <w:ins w:id="267" w:author="Aditya Singh Kshatreeya" w:date="2026-01-25T10:47:00Z"/>
          <w:b/>
          <w:bCs/>
          <w:sz w:val="28"/>
          <w:szCs w:val="28"/>
          <w:lang w:val="en-US"/>
          <w:rPrChange w:id="268" w:author="Aditya Singh Kshatreeya" w:date="2026-01-25T10:48:00Z">
            <w:rPr>
              <w:ins w:id="269" w:author="Aditya Singh Kshatreeya" w:date="2026-01-25T10:47:00Z"/>
              <w:lang w:val="en-US"/>
            </w:rPr>
          </w:rPrChange>
        </w:rPr>
      </w:pPr>
      <w:ins w:id="270" w:author="Aditya Singh Kshatreeya" w:date="2026-01-25T10:49:00Z">
        <w:r>
          <w:rPr>
            <w:b/>
            <w:bCs/>
            <w:sz w:val="28"/>
            <w:szCs w:val="28"/>
            <w:lang w:val="en-US"/>
          </w:rPr>
          <w:tab/>
        </w:r>
        <w:r>
          <w:rPr>
            <w:b/>
            <w:bCs/>
            <w:sz w:val="28"/>
            <w:szCs w:val="28"/>
            <w:lang w:val="en-US"/>
          </w:rPr>
          <w:tab/>
        </w:r>
        <w:proofErr w:type="gramStart"/>
        <w:r>
          <w:rPr>
            <w:b/>
            <w:bCs/>
            <w:sz w:val="28"/>
            <w:szCs w:val="28"/>
            <w:lang w:val="en-US"/>
          </w:rPr>
          <w:t>Print(</w:t>
        </w:r>
        <w:proofErr w:type="gramEnd"/>
        <w:r>
          <w:rPr>
            <w:b/>
            <w:bCs/>
            <w:sz w:val="28"/>
            <w:szCs w:val="28"/>
            <w:lang w:val="en-US"/>
          </w:rPr>
          <w:t>“------“)</w:t>
        </w:r>
      </w:ins>
    </w:p>
    <w:p w14:paraId="2CEE5B08" w14:textId="77777777" w:rsidR="00B01198" w:rsidRDefault="00B01198" w:rsidP="00B01198">
      <w:pPr>
        <w:pStyle w:val="ListParagraph"/>
        <w:rPr>
          <w:ins w:id="271" w:author="Aditya Singh Kshatreeya" w:date="2026-01-25T11:26:00Z"/>
          <w:sz w:val="28"/>
          <w:szCs w:val="28"/>
          <w:lang w:val="en-US"/>
        </w:rPr>
      </w:pPr>
    </w:p>
    <w:p w14:paraId="6D005194" w14:textId="77777777" w:rsidR="00405EEF" w:rsidRDefault="00405EEF" w:rsidP="00B01198">
      <w:pPr>
        <w:pStyle w:val="ListParagraph"/>
        <w:rPr>
          <w:ins w:id="272" w:author="Aditya Singh Kshatreeya" w:date="2026-01-25T10:51:00Z"/>
          <w:sz w:val="28"/>
          <w:szCs w:val="28"/>
          <w:lang w:val="en-US"/>
        </w:rPr>
      </w:pPr>
    </w:p>
    <w:p w14:paraId="64700EB4" w14:textId="77777777" w:rsidR="00B01198" w:rsidRDefault="00B01198" w:rsidP="00B01198">
      <w:pPr>
        <w:pStyle w:val="ListParagraph"/>
        <w:rPr>
          <w:ins w:id="273" w:author="Aditya Singh Kshatreeya" w:date="2026-01-25T10:51:00Z"/>
          <w:b/>
          <w:bCs/>
          <w:sz w:val="40"/>
          <w:szCs w:val="40"/>
          <w:lang w:val="en-US"/>
        </w:rPr>
      </w:pPr>
      <w:ins w:id="274" w:author="Aditya Singh Kshatreeya" w:date="2026-01-25T10:51:00Z">
        <w:r>
          <w:rPr>
            <w:b/>
            <w:bCs/>
            <w:sz w:val="40"/>
            <w:szCs w:val="40"/>
            <w:lang w:val="en-US"/>
          </w:rPr>
          <w:t>======================================</w:t>
        </w:r>
      </w:ins>
    </w:p>
    <w:p w14:paraId="588F4F07" w14:textId="4B57D4C0" w:rsidR="00B01198" w:rsidRDefault="00405EEF" w:rsidP="00B01198">
      <w:pPr>
        <w:pStyle w:val="ListParagraph"/>
        <w:rPr>
          <w:ins w:id="275" w:author="Aditya Singh Kshatreeya" w:date="2026-01-25T11:37:00Z"/>
          <w:sz w:val="28"/>
          <w:szCs w:val="28"/>
          <w:lang w:val="en-US"/>
        </w:rPr>
      </w:pPr>
      <w:proofErr w:type="gramStart"/>
      <w:ins w:id="276" w:author="Aditya Singh Kshatreeya" w:date="2026-01-25T11:27:00Z">
        <w:r w:rsidRPr="00405EEF">
          <w:rPr>
            <w:b/>
            <w:bCs/>
            <w:sz w:val="28"/>
            <w:szCs w:val="28"/>
            <w:lang w:val="en-US"/>
            <w:rPrChange w:id="277" w:author="Aditya Singh Kshatreeya" w:date="2026-01-25T11:27:00Z">
              <w:rPr>
                <w:sz w:val="28"/>
                <w:szCs w:val="28"/>
                <w:lang w:val="en-US"/>
              </w:rPr>
            </w:rPrChange>
          </w:rPr>
          <w:t>Range</w:t>
        </w:r>
      </w:ins>
      <w:ins w:id="278" w:author="Aditya Singh Kshatreeya" w:date="2026-01-25T11:30:00Z">
        <w:r>
          <w:rPr>
            <w:b/>
            <w:bCs/>
            <w:sz w:val="28"/>
            <w:szCs w:val="28"/>
            <w:lang w:val="en-US"/>
          </w:rPr>
          <w:t>(</w:t>
        </w:r>
        <w:proofErr w:type="gramEnd"/>
        <w:r>
          <w:rPr>
            <w:b/>
            <w:bCs/>
            <w:sz w:val="28"/>
            <w:szCs w:val="28"/>
            <w:lang w:val="en-US"/>
          </w:rPr>
          <w:t>initial, end-1, step)</w:t>
        </w:r>
      </w:ins>
      <w:ins w:id="279" w:author="Aditya Singh Kshatreeya" w:date="2026-01-25T11:27:00Z">
        <w:r>
          <w:rPr>
            <w:b/>
            <w:bCs/>
            <w:sz w:val="28"/>
            <w:szCs w:val="28"/>
            <w:lang w:val="en-US"/>
          </w:rPr>
          <w:t xml:space="preserve"> </w:t>
        </w:r>
      </w:ins>
      <w:ins w:id="280" w:author="Aditya Singh Kshatreeya" w:date="2026-01-25T11:28:00Z">
        <w:r>
          <w:rPr>
            <w:b/>
            <w:bCs/>
            <w:sz w:val="28"/>
            <w:szCs w:val="28"/>
            <w:lang w:val="en-US"/>
          </w:rPr>
          <w:t xml:space="preserve">=&gt; </w:t>
        </w:r>
      </w:ins>
      <w:ins w:id="281" w:author="Aditya Singh Kshatreeya" w:date="2026-01-25T11:37:00Z">
        <w:r w:rsidR="00442A51">
          <w:rPr>
            <w:sz w:val="28"/>
            <w:szCs w:val="28"/>
            <w:lang w:val="en-US"/>
          </w:rPr>
          <w:t xml:space="preserve">Python </w:t>
        </w:r>
        <w:r w:rsidR="00442A51" w:rsidRPr="00442A51">
          <w:rPr>
            <w:b/>
            <w:bCs/>
            <w:sz w:val="28"/>
            <w:szCs w:val="28"/>
            <w:lang w:val="en-US"/>
            <w:rPrChange w:id="282" w:author="Aditya Singh Kshatreeya" w:date="2026-01-25T11:37:00Z">
              <w:rPr>
                <w:sz w:val="28"/>
                <w:szCs w:val="28"/>
                <w:lang w:val="en-US"/>
              </w:rPr>
            </w:rPrChange>
          </w:rPr>
          <w:t>range</w:t>
        </w:r>
        <w:r w:rsidR="00442A51">
          <w:rPr>
            <w:b/>
            <w:bCs/>
            <w:sz w:val="28"/>
            <w:szCs w:val="28"/>
            <w:lang w:val="en-US"/>
          </w:rPr>
          <w:t xml:space="preserve"> </w:t>
        </w:r>
        <w:r w:rsidR="00442A51">
          <w:rPr>
            <w:sz w:val="28"/>
            <w:szCs w:val="28"/>
            <w:lang w:val="en-US"/>
          </w:rPr>
          <w:t xml:space="preserve"> come in multiple forms:</w:t>
        </w:r>
      </w:ins>
    </w:p>
    <w:p w14:paraId="54D03761" w14:textId="4C395F16" w:rsidR="00442A51" w:rsidRDefault="00442A51" w:rsidP="00B01198">
      <w:pPr>
        <w:pStyle w:val="ListParagraph"/>
        <w:rPr>
          <w:ins w:id="283" w:author="Aditya Singh Kshatreeya" w:date="2026-01-25T11:56:00Z"/>
          <w:sz w:val="28"/>
          <w:szCs w:val="28"/>
          <w:lang w:val="en-US"/>
        </w:rPr>
      </w:pPr>
      <w:proofErr w:type="gramStart"/>
      <w:ins w:id="284" w:author="Aditya Singh Kshatreeya" w:date="2026-01-25T11:37:00Z">
        <w:r w:rsidRPr="00442A51">
          <w:rPr>
            <w:sz w:val="28"/>
            <w:szCs w:val="28"/>
            <w:lang w:val="en-US"/>
            <w:rPrChange w:id="285" w:author="Aditya Singh Kshatreeya" w:date="2026-01-25T11:37:00Z">
              <w:rPr>
                <w:b/>
                <w:bCs/>
                <w:sz w:val="28"/>
                <w:szCs w:val="28"/>
                <w:lang w:val="en-US"/>
              </w:rPr>
            </w:rPrChange>
          </w:rPr>
          <w:t>Range(</w:t>
        </w:r>
        <w:proofErr w:type="gramEnd"/>
        <w:r w:rsidRPr="00442A51">
          <w:rPr>
            <w:sz w:val="28"/>
            <w:szCs w:val="28"/>
            <w:lang w:val="en-US"/>
            <w:rPrChange w:id="286" w:author="Aditya Singh Kshatreeya" w:date="2026-01-25T11:37:00Z">
              <w:rPr>
                <w:b/>
                <w:bCs/>
                <w:sz w:val="28"/>
                <w:szCs w:val="28"/>
                <w:lang w:val="en-US"/>
              </w:rPr>
            </w:rPrChange>
          </w:rPr>
          <w:t>7) gene</w:t>
        </w:r>
      </w:ins>
    </w:p>
    <w:p w14:paraId="0C06AD10" w14:textId="77777777" w:rsidR="00637913" w:rsidRDefault="00637913" w:rsidP="00B01198">
      <w:pPr>
        <w:pStyle w:val="ListParagraph"/>
        <w:rPr>
          <w:ins w:id="287" w:author="Aditya Singh Kshatreeya" w:date="2026-01-25T11:56:00Z"/>
          <w:sz w:val="28"/>
          <w:szCs w:val="28"/>
          <w:lang w:val="en-US"/>
        </w:rPr>
      </w:pPr>
    </w:p>
    <w:p w14:paraId="03668760" w14:textId="77777777" w:rsidR="00637913" w:rsidRDefault="00637913" w:rsidP="00B01198">
      <w:pPr>
        <w:pStyle w:val="ListParagraph"/>
        <w:rPr>
          <w:ins w:id="288" w:author="Aditya Singh Kshatreeya" w:date="2026-01-25T11:56:00Z"/>
          <w:sz w:val="28"/>
          <w:szCs w:val="28"/>
          <w:lang w:val="en-US"/>
        </w:rPr>
      </w:pPr>
    </w:p>
    <w:p w14:paraId="32BB8F9A" w14:textId="77777777" w:rsidR="00637913" w:rsidRDefault="00637913" w:rsidP="00B01198">
      <w:pPr>
        <w:pStyle w:val="ListParagraph"/>
        <w:rPr>
          <w:ins w:id="289" w:author="Aditya Singh Kshatreeya" w:date="2026-01-25T11:56:00Z"/>
          <w:sz w:val="28"/>
          <w:szCs w:val="28"/>
          <w:lang w:val="en-US"/>
        </w:rPr>
      </w:pPr>
    </w:p>
    <w:p w14:paraId="0C76229C" w14:textId="77777777" w:rsidR="00637913" w:rsidRDefault="00637913" w:rsidP="00B01198">
      <w:pPr>
        <w:pStyle w:val="ListParagraph"/>
        <w:rPr>
          <w:ins w:id="290" w:author="Aditya Singh Kshatreeya" w:date="2026-01-25T11:56:00Z"/>
          <w:sz w:val="28"/>
          <w:szCs w:val="28"/>
          <w:lang w:val="en-US"/>
        </w:rPr>
      </w:pPr>
    </w:p>
    <w:p w14:paraId="00AF854E" w14:textId="77777777" w:rsidR="00637913" w:rsidRDefault="00637913" w:rsidP="00B01198">
      <w:pPr>
        <w:pStyle w:val="ListParagraph"/>
        <w:rPr>
          <w:ins w:id="291" w:author="Aditya Singh Kshatreeya" w:date="2026-01-25T11:56:00Z"/>
          <w:sz w:val="28"/>
          <w:szCs w:val="28"/>
          <w:lang w:val="en-US"/>
        </w:rPr>
      </w:pPr>
    </w:p>
    <w:p w14:paraId="0E176F4D" w14:textId="6EFCA851" w:rsidR="00637913" w:rsidRDefault="00637913" w:rsidP="00B01198">
      <w:pPr>
        <w:pStyle w:val="ListParagraph"/>
        <w:rPr>
          <w:ins w:id="292" w:author="Aditya Singh Kshatreeya" w:date="2026-01-25T11:57:00Z"/>
          <w:b/>
          <w:bCs/>
          <w:sz w:val="28"/>
          <w:szCs w:val="28"/>
          <w:lang w:val="en-US"/>
        </w:rPr>
      </w:pPr>
      <w:ins w:id="293" w:author="Aditya Singh Kshatreeya" w:date="2026-01-25T11:56:00Z">
        <w:r>
          <w:rPr>
            <w:b/>
            <w:bCs/>
            <w:sz w:val="28"/>
            <w:szCs w:val="28"/>
            <w:lang w:val="en-US"/>
          </w:rPr>
          <w:t xml:space="preserve"> </w:t>
        </w:r>
        <w:r w:rsidRPr="00637913">
          <w:rPr>
            <w:b/>
            <w:bCs/>
            <w:sz w:val="28"/>
            <w:szCs w:val="28"/>
            <w:highlight w:val="red"/>
            <w:lang w:val="en-US"/>
            <w:rPrChange w:id="294" w:author="Aditya Singh Kshatreeya" w:date="2026-01-25T11:57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If multiple string with </w:t>
        </w:r>
        <w:proofErr w:type="gramStart"/>
        <w:r w:rsidRPr="00637913">
          <w:rPr>
            <w:b/>
            <w:bCs/>
            <w:sz w:val="28"/>
            <w:szCs w:val="28"/>
            <w:highlight w:val="red"/>
            <w:lang w:val="en-US"/>
            <w:rPrChange w:id="295" w:author="Aditya Singh Kshatreeya" w:date="2026-01-25T11:57:00Z">
              <w:rPr>
                <w:b/>
                <w:bCs/>
                <w:sz w:val="28"/>
                <w:szCs w:val="28"/>
                <w:lang w:val="en-US"/>
              </w:rPr>
            </w:rPrChange>
          </w:rPr>
          <w:t>number</w:t>
        </w:r>
        <w:proofErr w:type="gramEnd"/>
        <w:r w:rsidRPr="00637913">
          <w:rPr>
            <w:b/>
            <w:bCs/>
            <w:sz w:val="28"/>
            <w:szCs w:val="28"/>
            <w:highlight w:val="red"/>
            <w:lang w:val="en-US"/>
            <w:rPrChange w:id="296" w:author="Aditya Singh Kshatreeya" w:date="2026-01-25T11:57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th</w:t>
        </w:r>
      </w:ins>
      <w:ins w:id="297" w:author="Aditya Singh Kshatreeya" w:date="2026-01-25T11:57:00Z">
        <w:r w:rsidRPr="00637913">
          <w:rPr>
            <w:b/>
            <w:bCs/>
            <w:sz w:val="28"/>
            <w:szCs w:val="28"/>
            <w:highlight w:val="red"/>
            <w:lang w:val="en-US"/>
            <w:rPrChange w:id="298" w:author="Aditya Singh Kshatreeya" w:date="2026-01-25T11:57:00Z">
              <w:rPr>
                <w:b/>
                <w:bCs/>
                <w:sz w:val="28"/>
                <w:szCs w:val="28"/>
                <w:lang w:val="en-US"/>
              </w:rPr>
            </w:rPrChange>
          </w:rPr>
          <w:t>en return that time of the same string</w:t>
        </w:r>
      </w:ins>
    </w:p>
    <w:p w14:paraId="3756E3CD" w14:textId="77777777" w:rsidR="00637913" w:rsidRDefault="00637913" w:rsidP="00B01198">
      <w:pPr>
        <w:pStyle w:val="ListParagraph"/>
        <w:rPr>
          <w:ins w:id="299" w:author="Aditya Singh Kshatreeya" w:date="2026-01-25T11:59:00Z"/>
          <w:b/>
          <w:bCs/>
          <w:sz w:val="28"/>
          <w:szCs w:val="28"/>
          <w:lang w:val="en-US"/>
        </w:rPr>
      </w:pPr>
    </w:p>
    <w:p w14:paraId="79F9635A" w14:textId="77777777" w:rsidR="00637913" w:rsidRDefault="00637913" w:rsidP="00B01198">
      <w:pPr>
        <w:pStyle w:val="ListParagraph"/>
        <w:rPr>
          <w:ins w:id="300" w:author="Aditya Singh Kshatreeya" w:date="2026-01-25T11:59:00Z"/>
          <w:b/>
          <w:bCs/>
          <w:sz w:val="28"/>
          <w:szCs w:val="28"/>
          <w:lang w:val="en-US"/>
        </w:rPr>
      </w:pPr>
    </w:p>
    <w:p w14:paraId="69A8D2CE" w14:textId="77777777" w:rsidR="00637913" w:rsidRDefault="00637913" w:rsidP="00B01198">
      <w:pPr>
        <w:pStyle w:val="ListParagraph"/>
        <w:rPr>
          <w:ins w:id="301" w:author="Aditya Singh Kshatreeya" w:date="2026-01-25T11:59:00Z"/>
          <w:b/>
          <w:bCs/>
          <w:sz w:val="28"/>
          <w:szCs w:val="28"/>
          <w:lang w:val="en-US"/>
        </w:rPr>
      </w:pPr>
    </w:p>
    <w:p w14:paraId="5D16F4DE" w14:textId="77777777" w:rsidR="00637913" w:rsidRDefault="00637913" w:rsidP="00B01198">
      <w:pPr>
        <w:pStyle w:val="ListParagraph"/>
        <w:pBdr>
          <w:bottom w:val="double" w:sz="6" w:space="1" w:color="auto"/>
        </w:pBdr>
        <w:rPr>
          <w:ins w:id="302" w:author="Aditya Singh Kshatreeya" w:date="2026-01-25T11:59:00Z"/>
          <w:b/>
          <w:bCs/>
          <w:sz w:val="28"/>
          <w:szCs w:val="28"/>
          <w:lang w:val="en-US"/>
        </w:rPr>
      </w:pPr>
    </w:p>
    <w:p w14:paraId="38DE13C4" w14:textId="13994674" w:rsidR="00637913" w:rsidRPr="0036394C" w:rsidRDefault="00637913" w:rsidP="00B01198">
      <w:pPr>
        <w:pStyle w:val="ListParagraph"/>
        <w:rPr>
          <w:ins w:id="303" w:author="Aditya Singh Kshatreeya" w:date="2026-01-25T12:00:00Z"/>
          <w:b/>
          <w:bCs/>
          <w:sz w:val="40"/>
          <w:szCs w:val="40"/>
          <w:lang w:val="en-US"/>
          <w:rPrChange w:id="304" w:author="Aditya Singh Kshatreeya" w:date="2026-01-25T12:10:00Z">
            <w:rPr>
              <w:ins w:id="305" w:author="Aditya Singh Kshatreeya" w:date="2026-01-25T12:00:00Z"/>
              <w:b/>
              <w:bCs/>
              <w:sz w:val="28"/>
              <w:szCs w:val="28"/>
              <w:lang w:val="en-US"/>
            </w:rPr>
          </w:rPrChange>
        </w:rPr>
      </w:pPr>
      <w:ins w:id="306" w:author="Aditya Singh Kshatreeya" w:date="2026-01-25T12:00:00Z">
        <w:r w:rsidRPr="0036394C">
          <w:rPr>
            <w:b/>
            <w:bCs/>
            <w:sz w:val="40"/>
            <w:szCs w:val="40"/>
            <w:lang w:val="en-US"/>
            <w:rPrChange w:id="307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>While loop</w:t>
        </w:r>
      </w:ins>
    </w:p>
    <w:p w14:paraId="1B167617" w14:textId="12BE7344" w:rsidR="00637913" w:rsidRDefault="0036394C" w:rsidP="0036394C">
      <w:pPr>
        <w:pStyle w:val="ListParagraph"/>
        <w:numPr>
          <w:ilvl w:val="0"/>
          <w:numId w:val="1"/>
        </w:numPr>
        <w:rPr>
          <w:ins w:id="308" w:author="Aditya Singh Kshatreeya" w:date="2026-01-25T12:07:00Z"/>
          <w:b/>
          <w:bCs/>
          <w:sz w:val="28"/>
          <w:szCs w:val="28"/>
          <w:lang w:val="en-US"/>
        </w:rPr>
      </w:pPr>
      <w:ins w:id="309" w:author="Aditya Singh Kshatreeya" w:date="2026-01-25T12:06:00Z">
        <w:r>
          <w:rPr>
            <w:b/>
            <w:bCs/>
            <w:sz w:val="28"/>
            <w:szCs w:val="28"/>
            <w:lang w:val="en-US"/>
          </w:rPr>
          <w:t xml:space="preserve">We can also iterate using while </w:t>
        </w:r>
        <w:proofErr w:type="gramStart"/>
        <w:r>
          <w:rPr>
            <w:b/>
            <w:bCs/>
            <w:sz w:val="28"/>
            <w:szCs w:val="28"/>
            <w:lang w:val="en-US"/>
          </w:rPr>
          <w:t>loops ,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 which has a different format:</w:t>
        </w:r>
      </w:ins>
      <w:ins w:id="310" w:author="Aditya Singh Kshatreeya" w:date="2026-01-25T12:07:00Z">
        <w:r>
          <w:rPr>
            <w:b/>
            <w:bCs/>
            <w:sz w:val="28"/>
            <w:szCs w:val="28"/>
            <w:lang w:val="en-US"/>
          </w:rPr>
          <w:t xml:space="preserve"> </w:t>
        </w:r>
      </w:ins>
    </w:p>
    <w:p w14:paraId="2CEB3598" w14:textId="4BDD8C7A" w:rsidR="0036394C" w:rsidRPr="0036394C" w:rsidRDefault="0036394C" w:rsidP="0036394C">
      <w:pPr>
        <w:pStyle w:val="ListParagraph"/>
        <w:ind w:left="1440"/>
        <w:rPr>
          <w:ins w:id="311" w:author="Aditya Singh Kshatreeya" w:date="2026-01-25T12:07:00Z"/>
          <w:sz w:val="28"/>
          <w:szCs w:val="28"/>
          <w:lang w:val="en-US"/>
          <w:rPrChange w:id="312" w:author="Aditya Singh Kshatreeya" w:date="2026-01-25T12:10:00Z">
            <w:rPr>
              <w:ins w:id="313" w:author="Aditya Singh Kshatreeya" w:date="2026-01-25T12:07:00Z"/>
              <w:b/>
              <w:bCs/>
              <w:sz w:val="28"/>
              <w:szCs w:val="28"/>
              <w:lang w:val="en-US"/>
            </w:rPr>
          </w:rPrChange>
        </w:rPr>
      </w:pPr>
      <w:ins w:id="314" w:author="Aditya Singh Kshatreeya" w:date="2026-01-25T12:07:00Z">
        <w:r w:rsidRPr="0036394C">
          <w:rPr>
            <w:sz w:val="28"/>
            <w:szCs w:val="28"/>
            <w:lang w:val="en-US"/>
            <w:rPrChange w:id="315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While </w:t>
        </w:r>
        <w:proofErr w:type="spellStart"/>
        <w:r w:rsidRPr="0036394C">
          <w:rPr>
            <w:sz w:val="28"/>
            <w:szCs w:val="28"/>
            <w:lang w:val="en-US"/>
            <w:rPrChange w:id="316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>battery_log</w:t>
        </w:r>
        <w:proofErr w:type="spellEnd"/>
        <w:r w:rsidRPr="0036394C">
          <w:rPr>
            <w:sz w:val="28"/>
            <w:szCs w:val="28"/>
            <w:lang w:val="en-US"/>
            <w:rPrChange w:id="317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>:</w:t>
        </w:r>
      </w:ins>
    </w:p>
    <w:p w14:paraId="721C86B2" w14:textId="3D37DC36" w:rsidR="0036394C" w:rsidRPr="0036394C" w:rsidRDefault="0036394C">
      <w:pPr>
        <w:pStyle w:val="ListParagraph"/>
        <w:ind w:left="1440"/>
        <w:rPr>
          <w:ins w:id="318" w:author="Aditya Singh Kshatreeya" w:date="2026-01-25T12:00:00Z"/>
          <w:sz w:val="28"/>
          <w:szCs w:val="28"/>
          <w:lang w:val="en-US"/>
          <w:rPrChange w:id="319" w:author="Aditya Singh Kshatreeya" w:date="2026-01-25T12:10:00Z">
            <w:rPr>
              <w:ins w:id="320" w:author="Aditya Singh Kshatreeya" w:date="2026-01-25T12:00:00Z"/>
              <w:b/>
              <w:bCs/>
              <w:sz w:val="28"/>
              <w:szCs w:val="28"/>
              <w:lang w:val="en-US"/>
            </w:rPr>
          </w:rPrChange>
        </w:rPr>
        <w:pPrChange w:id="321" w:author="Aditya Singh Kshatreeya" w:date="2026-01-25T12:07:00Z">
          <w:pPr>
            <w:pStyle w:val="ListParagraph"/>
          </w:pPr>
        </w:pPrChange>
      </w:pPr>
      <w:ins w:id="322" w:author="Aditya Singh Kshatreeya" w:date="2026-01-25T12:07:00Z">
        <w:r w:rsidRPr="0036394C">
          <w:rPr>
            <w:sz w:val="28"/>
            <w:szCs w:val="28"/>
            <w:lang w:val="en-US"/>
            <w:rPrChange w:id="323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ab/>
          <w:t>#</w:t>
        </w:r>
        <w:proofErr w:type="gramStart"/>
        <w:r w:rsidRPr="0036394C">
          <w:rPr>
            <w:sz w:val="28"/>
            <w:szCs w:val="28"/>
            <w:lang w:val="en-US"/>
            <w:rPrChange w:id="324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>keep</w:t>
        </w:r>
        <w:proofErr w:type="gramEnd"/>
        <w:r w:rsidRPr="0036394C">
          <w:rPr>
            <w:sz w:val="28"/>
            <w:szCs w:val="28"/>
            <w:lang w:val="en-US"/>
            <w:rPrChange w:id="325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charging</w:t>
        </w:r>
      </w:ins>
    </w:p>
    <w:p w14:paraId="6C7BF441" w14:textId="6EB38863" w:rsidR="00637913" w:rsidRDefault="0036394C" w:rsidP="0036394C">
      <w:pPr>
        <w:pStyle w:val="ListParagraph"/>
        <w:numPr>
          <w:ilvl w:val="0"/>
          <w:numId w:val="1"/>
        </w:numPr>
        <w:rPr>
          <w:ins w:id="326" w:author="Aditya Singh Kshatreeya" w:date="2026-01-25T12:11:00Z"/>
          <w:b/>
          <w:bCs/>
          <w:sz w:val="28"/>
          <w:szCs w:val="28"/>
          <w:lang w:val="en-US"/>
        </w:rPr>
      </w:pPr>
      <w:ins w:id="327" w:author="Aditya Singh Kshatreeya" w:date="2026-01-25T12:07:00Z">
        <w:r>
          <w:rPr>
            <w:b/>
            <w:bCs/>
            <w:sz w:val="28"/>
            <w:szCs w:val="28"/>
            <w:lang w:val="en-US"/>
          </w:rPr>
          <w:t>Whi</w:t>
        </w:r>
      </w:ins>
      <w:ins w:id="328" w:author="Aditya Singh Kshatreeya" w:date="2026-01-25T12:08:00Z">
        <w:r>
          <w:rPr>
            <w:b/>
            <w:bCs/>
            <w:sz w:val="28"/>
            <w:szCs w:val="28"/>
            <w:lang w:val="en-US"/>
          </w:rPr>
          <w:t xml:space="preserve">le loops continue to execute while a certain condition is truthy, and will end when </w:t>
        </w:r>
        <w:proofErr w:type="spellStart"/>
        <w:r>
          <w:rPr>
            <w:b/>
            <w:bCs/>
            <w:sz w:val="28"/>
            <w:szCs w:val="28"/>
            <w:lang w:val="en-US"/>
          </w:rPr>
          <w:t>the</w:t>
        </w:r>
        <w:proofErr w:type="spellEnd"/>
        <w:r>
          <w:rPr>
            <w:b/>
            <w:bCs/>
            <w:sz w:val="28"/>
            <w:szCs w:val="28"/>
            <w:lang w:val="en-US"/>
          </w:rPr>
          <w:t xml:space="preserve"> become </w:t>
        </w:r>
        <w:proofErr w:type="spellStart"/>
        <w:r>
          <w:rPr>
            <w:b/>
            <w:bCs/>
            <w:sz w:val="28"/>
            <w:szCs w:val="28"/>
            <w:lang w:val="en-US"/>
          </w:rPr>
          <w:t>folsy</w:t>
        </w:r>
        <w:proofErr w:type="spellEnd"/>
        <w:r>
          <w:rPr>
            <w:b/>
            <w:bCs/>
            <w:sz w:val="28"/>
            <w:szCs w:val="28"/>
            <w:lang w:val="en-US"/>
          </w:rPr>
          <w:t>.</w:t>
        </w:r>
      </w:ins>
    </w:p>
    <w:p w14:paraId="2A42D17B" w14:textId="1F3BCBE8" w:rsidR="0036394C" w:rsidRDefault="0036394C">
      <w:pPr>
        <w:pStyle w:val="ListParagraph"/>
        <w:ind w:left="1440"/>
        <w:rPr>
          <w:ins w:id="329" w:author="Aditya Singh Kshatreeya" w:date="2026-01-25T12:08:00Z"/>
          <w:b/>
          <w:bCs/>
          <w:sz w:val="28"/>
          <w:szCs w:val="28"/>
          <w:lang w:val="en-US"/>
        </w:rPr>
        <w:pPrChange w:id="330" w:author="Aditya Singh Kshatreeya" w:date="2026-01-25T12:11:00Z">
          <w:pPr>
            <w:pStyle w:val="ListParagraph"/>
            <w:numPr>
              <w:numId w:val="1"/>
            </w:numPr>
            <w:ind w:hanging="360"/>
          </w:pPr>
        </w:pPrChange>
      </w:pPr>
      <w:proofErr w:type="gramStart"/>
      <w:ins w:id="331" w:author="Aditya Singh Kshatreeya" w:date="2026-01-25T12:11:00Z">
        <w:r>
          <w:rPr>
            <w:b/>
            <w:bCs/>
            <w:sz w:val="28"/>
            <w:szCs w:val="28"/>
            <w:lang w:val="en-US"/>
          </w:rPr>
          <w:t>Example :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 -</w:t>
        </w:r>
      </w:ins>
    </w:p>
    <w:p w14:paraId="7076668E" w14:textId="12B4F76A" w:rsidR="0036394C" w:rsidRPr="0036394C" w:rsidRDefault="0036394C" w:rsidP="0036394C">
      <w:pPr>
        <w:pStyle w:val="ListParagraph"/>
        <w:ind w:left="1440"/>
        <w:rPr>
          <w:ins w:id="332" w:author="Aditya Singh Kshatreeya" w:date="2026-01-25T12:09:00Z"/>
          <w:sz w:val="28"/>
          <w:szCs w:val="28"/>
          <w:lang w:val="en-US"/>
          <w:rPrChange w:id="333" w:author="Aditya Singh Kshatreeya" w:date="2026-01-25T12:10:00Z">
            <w:rPr>
              <w:ins w:id="334" w:author="Aditya Singh Kshatreeya" w:date="2026-01-25T12:09:00Z"/>
              <w:b/>
              <w:bCs/>
              <w:sz w:val="28"/>
              <w:szCs w:val="28"/>
              <w:lang w:val="en-US"/>
            </w:rPr>
          </w:rPrChange>
        </w:rPr>
      </w:pPr>
      <w:proofErr w:type="spellStart"/>
      <w:ins w:id="335" w:author="Aditya Singh Kshatreeya" w:date="2026-01-25T12:08:00Z">
        <w:r w:rsidRPr="0036394C">
          <w:rPr>
            <w:sz w:val="28"/>
            <w:szCs w:val="28"/>
            <w:lang w:val="en-US"/>
            <w:rPrChange w:id="336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>Secre</w:t>
        </w:r>
      </w:ins>
      <w:ins w:id="337" w:author="Aditya Singh Kshatreeya" w:date="2026-01-25T12:09:00Z">
        <w:r w:rsidRPr="0036394C">
          <w:rPr>
            <w:sz w:val="28"/>
            <w:szCs w:val="28"/>
            <w:lang w:val="en-US"/>
            <w:rPrChange w:id="338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>t_password</w:t>
        </w:r>
        <w:proofErr w:type="spellEnd"/>
        <w:r w:rsidRPr="0036394C">
          <w:rPr>
            <w:sz w:val="28"/>
            <w:szCs w:val="28"/>
            <w:lang w:val="en-US"/>
            <w:rPrChange w:id="339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= None</w:t>
        </w:r>
      </w:ins>
    </w:p>
    <w:p w14:paraId="52C07453" w14:textId="55CD3E3A" w:rsidR="0036394C" w:rsidRPr="0036394C" w:rsidRDefault="0036394C" w:rsidP="0036394C">
      <w:pPr>
        <w:pStyle w:val="ListParagraph"/>
        <w:ind w:left="1440"/>
        <w:rPr>
          <w:ins w:id="340" w:author="Aditya Singh Kshatreeya" w:date="2026-01-25T12:09:00Z"/>
          <w:sz w:val="28"/>
          <w:szCs w:val="28"/>
          <w:lang w:val="en-US"/>
          <w:rPrChange w:id="341" w:author="Aditya Singh Kshatreeya" w:date="2026-01-25T12:10:00Z">
            <w:rPr>
              <w:ins w:id="342" w:author="Aditya Singh Kshatreeya" w:date="2026-01-25T12:09:00Z"/>
              <w:b/>
              <w:bCs/>
              <w:sz w:val="28"/>
              <w:szCs w:val="28"/>
              <w:lang w:val="en-US"/>
            </w:rPr>
          </w:rPrChange>
        </w:rPr>
      </w:pPr>
      <w:ins w:id="343" w:author="Aditya Singh Kshatreeya" w:date="2026-01-25T12:09:00Z">
        <w:r w:rsidRPr="0036394C">
          <w:rPr>
            <w:sz w:val="28"/>
            <w:szCs w:val="28"/>
            <w:lang w:val="en-US"/>
            <w:rPrChange w:id="344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While </w:t>
        </w:r>
        <w:proofErr w:type="spellStart"/>
        <w:r w:rsidRPr="0036394C">
          <w:rPr>
            <w:sz w:val="28"/>
            <w:szCs w:val="28"/>
            <w:lang w:val="en-US"/>
            <w:rPrChange w:id="345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>secret_</w:t>
        </w:r>
        <w:proofErr w:type="gramStart"/>
        <w:r w:rsidRPr="0036394C">
          <w:rPr>
            <w:sz w:val="28"/>
            <w:szCs w:val="28"/>
            <w:lang w:val="en-US"/>
            <w:rPrChange w:id="346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>password</w:t>
        </w:r>
        <w:proofErr w:type="spellEnd"/>
        <w:r w:rsidRPr="0036394C">
          <w:rPr>
            <w:sz w:val="28"/>
            <w:szCs w:val="28"/>
            <w:lang w:val="en-US"/>
            <w:rPrChange w:id="347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!</w:t>
        </w:r>
        <w:proofErr w:type="gramEnd"/>
        <w:r w:rsidRPr="0036394C">
          <w:rPr>
            <w:sz w:val="28"/>
            <w:szCs w:val="28"/>
            <w:lang w:val="en-US"/>
            <w:rPrChange w:id="348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>= ‘balony1’:</w:t>
        </w:r>
      </w:ins>
    </w:p>
    <w:p w14:paraId="750D5835" w14:textId="442BB297" w:rsidR="0036394C" w:rsidRDefault="0036394C" w:rsidP="0036394C">
      <w:pPr>
        <w:pStyle w:val="ListParagraph"/>
        <w:ind w:left="2160"/>
        <w:rPr>
          <w:ins w:id="349" w:author="Aditya Singh Kshatreeya" w:date="2026-01-25T12:21:00Z"/>
          <w:sz w:val="28"/>
          <w:szCs w:val="28"/>
          <w:lang w:val="en-US"/>
        </w:rPr>
      </w:pPr>
      <w:proofErr w:type="spellStart"/>
      <w:ins w:id="350" w:author="Aditya Singh Kshatreeya" w:date="2026-01-25T12:09:00Z">
        <w:r w:rsidRPr="0036394C">
          <w:rPr>
            <w:sz w:val="28"/>
            <w:szCs w:val="28"/>
            <w:lang w:val="en-US"/>
            <w:rPrChange w:id="351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>Secret_password</w:t>
        </w:r>
        <w:proofErr w:type="spellEnd"/>
        <w:r w:rsidRPr="0036394C">
          <w:rPr>
            <w:sz w:val="28"/>
            <w:szCs w:val="28"/>
            <w:lang w:val="en-US"/>
            <w:rPrChange w:id="352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= </w:t>
        </w:r>
        <w:proofErr w:type="gramStart"/>
        <w:r w:rsidRPr="0036394C">
          <w:rPr>
            <w:sz w:val="28"/>
            <w:szCs w:val="28"/>
            <w:lang w:val="en-US"/>
            <w:rPrChange w:id="353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>input(</w:t>
        </w:r>
        <w:proofErr w:type="gramEnd"/>
        <w:r w:rsidRPr="0036394C">
          <w:rPr>
            <w:sz w:val="28"/>
            <w:szCs w:val="28"/>
            <w:lang w:val="en-US"/>
            <w:rPrChange w:id="354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>“</w:t>
        </w:r>
      </w:ins>
      <w:ins w:id="355" w:author="Aditya Singh Kshatreeya" w:date="2026-01-25T12:10:00Z">
        <w:r w:rsidRPr="0036394C">
          <w:rPr>
            <w:sz w:val="28"/>
            <w:szCs w:val="28"/>
            <w:lang w:val="en-US"/>
            <w:rPrChange w:id="356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Incorrect! Enter </w:t>
        </w:r>
        <w:proofErr w:type="gramStart"/>
        <w:r w:rsidRPr="0036394C">
          <w:rPr>
            <w:sz w:val="28"/>
            <w:szCs w:val="28"/>
            <w:lang w:val="en-US"/>
            <w:rPrChange w:id="357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>password  again</w:t>
        </w:r>
        <w:proofErr w:type="gramEnd"/>
        <w:r w:rsidRPr="0036394C">
          <w:rPr>
            <w:sz w:val="28"/>
            <w:szCs w:val="28"/>
            <w:lang w:val="en-US"/>
            <w:rPrChange w:id="358" w:author="Aditya Singh Kshatreeya" w:date="2026-01-25T12:10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: “) </w:t>
        </w:r>
      </w:ins>
    </w:p>
    <w:p w14:paraId="0AEE6FE7" w14:textId="696D7A25" w:rsidR="00E13BBD" w:rsidRPr="00E13BBD" w:rsidRDefault="00E13BBD">
      <w:pPr>
        <w:pStyle w:val="ListParagraph"/>
        <w:numPr>
          <w:ilvl w:val="0"/>
          <w:numId w:val="1"/>
        </w:numPr>
        <w:rPr>
          <w:ins w:id="359" w:author="Aditya Singh Kshatreeya" w:date="2026-01-25T12:11:00Z"/>
          <w:sz w:val="28"/>
          <w:szCs w:val="28"/>
          <w:lang w:val="en-US"/>
          <w:rPrChange w:id="360" w:author="Aditya Singh Kshatreeya" w:date="2026-01-25T12:21:00Z">
            <w:rPr>
              <w:ins w:id="361" w:author="Aditya Singh Kshatreeya" w:date="2026-01-25T12:11:00Z"/>
              <w:lang w:val="en-US"/>
            </w:rPr>
          </w:rPrChange>
        </w:rPr>
        <w:pPrChange w:id="362" w:author="Aditya Singh Kshatreeya" w:date="2026-01-25T12:21:00Z">
          <w:pPr>
            <w:pStyle w:val="ListParagraph"/>
            <w:ind w:left="2160"/>
          </w:pPr>
        </w:pPrChange>
      </w:pPr>
      <w:ins w:id="363" w:author="Aditya Singh Kshatreeya" w:date="2026-01-25T12:21:00Z">
        <w:r>
          <w:rPr>
            <w:sz w:val="28"/>
            <w:szCs w:val="28"/>
            <w:lang w:val="en-US"/>
          </w:rPr>
          <w:t>W</w:t>
        </w:r>
      </w:ins>
      <w:ins w:id="364" w:author="Aditya Singh Kshatreeya" w:date="2026-01-25T12:22:00Z">
        <w:r>
          <w:rPr>
            <w:sz w:val="28"/>
            <w:szCs w:val="28"/>
            <w:lang w:val="en-US"/>
          </w:rPr>
          <w:t>hile loops require a lot more setup</w:t>
        </w:r>
      </w:ins>
    </w:p>
    <w:p w14:paraId="0FDADF8F" w14:textId="77777777" w:rsidR="00A41C3B" w:rsidRDefault="00A41C3B" w:rsidP="00A41C3B">
      <w:pPr>
        <w:rPr>
          <w:ins w:id="365" w:author="Aditya Singh Kshatreeya" w:date="2026-02-01T09:12:00Z"/>
          <w:sz w:val="28"/>
          <w:szCs w:val="28"/>
          <w:lang w:val="en-US"/>
        </w:rPr>
      </w:pPr>
    </w:p>
    <w:p w14:paraId="0F9514FB" w14:textId="77777777" w:rsidR="00A41C3B" w:rsidRDefault="00A41C3B" w:rsidP="00A41C3B">
      <w:pPr>
        <w:rPr>
          <w:ins w:id="366" w:author="Aditya Singh Kshatreeya" w:date="2026-02-01T09:12:00Z"/>
          <w:sz w:val="28"/>
          <w:szCs w:val="28"/>
          <w:lang w:val="en-US"/>
        </w:rPr>
      </w:pPr>
    </w:p>
    <w:p w14:paraId="7DC029E2" w14:textId="77777777" w:rsidR="00A41C3B" w:rsidRDefault="00A41C3B" w:rsidP="00A41C3B">
      <w:pPr>
        <w:rPr>
          <w:ins w:id="367" w:author="Aditya Singh Kshatreeya" w:date="2026-02-01T09:12:00Z"/>
          <w:sz w:val="28"/>
          <w:szCs w:val="28"/>
          <w:lang w:val="en-US"/>
        </w:rPr>
      </w:pPr>
    </w:p>
    <w:p w14:paraId="39069208" w14:textId="77777777" w:rsidR="00A41C3B" w:rsidRDefault="00A41C3B" w:rsidP="00A41C3B">
      <w:pPr>
        <w:rPr>
          <w:ins w:id="368" w:author="Aditya Singh Kshatreeya" w:date="2026-02-01T09:12:00Z"/>
          <w:sz w:val="28"/>
          <w:szCs w:val="28"/>
          <w:lang w:val="en-US"/>
        </w:rPr>
      </w:pPr>
    </w:p>
    <w:p w14:paraId="32C3D7FE" w14:textId="77777777" w:rsidR="00A41C3B" w:rsidRDefault="00A41C3B" w:rsidP="00A41C3B">
      <w:pPr>
        <w:rPr>
          <w:ins w:id="369" w:author="Aditya Singh Kshatreeya" w:date="2026-02-01T09:12:00Z"/>
          <w:sz w:val="28"/>
          <w:szCs w:val="28"/>
          <w:lang w:val="en-US"/>
        </w:rPr>
      </w:pPr>
    </w:p>
    <w:p w14:paraId="77FDE7B0" w14:textId="77777777" w:rsidR="00A41C3B" w:rsidRDefault="00A41C3B" w:rsidP="00A41C3B">
      <w:pPr>
        <w:rPr>
          <w:ins w:id="370" w:author="Aditya Singh Kshatreeya" w:date="2026-02-01T09:12:00Z"/>
          <w:sz w:val="28"/>
          <w:szCs w:val="28"/>
          <w:lang w:val="en-US"/>
        </w:rPr>
      </w:pPr>
    </w:p>
    <w:p w14:paraId="4825F23E" w14:textId="77777777" w:rsidR="00A41C3B" w:rsidRDefault="00A41C3B" w:rsidP="00A41C3B">
      <w:pPr>
        <w:rPr>
          <w:ins w:id="371" w:author="Aditya Singh Kshatreeya" w:date="2026-02-01T09:12:00Z"/>
          <w:sz w:val="28"/>
          <w:szCs w:val="28"/>
          <w:lang w:val="en-US"/>
        </w:rPr>
      </w:pPr>
    </w:p>
    <w:p w14:paraId="6428CB41" w14:textId="77777777" w:rsidR="00A41C3B" w:rsidRDefault="00A41C3B" w:rsidP="00A41C3B">
      <w:pPr>
        <w:rPr>
          <w:ins w:id="372" w:author="Aditya Singh Kshatreeya" w:date="2026-02-01T09:12:00Z"/>
          <w:sz w:val="28"/>
          <w:szCs w:val="28"/>
          <w:lang w:val="en-US"/>
        </w:rPr>
      </w:pPr>
    </w:p>
    <w:p w14:paraId="29896F82" w14:textId="77777777" w:rsidR="00A41C3B" w:rsidRDefault="00A41C3B" w:rsidP="00A41C3B">
      <w:pPr>
        <w:rPr>
          <w:ins w:id="373" w:author="Aditya Singh Kshatreeya" w:date="2026-02-01T09:12:00Z"/>
          <w:sz w:val="28"/>
          <w:szCs w:val="28"/>
          <w:lang w:val="en-US"/>
        </w:rPr>
      </w:pPr>
    </w:p>
    <w:p w14:paraId="7E4EE19B" w14:textId="77777777" w:rsidR="00A41C3B" w:rsidRDefault="00A41C3B" w:rsidP="00A41C3B">
      <w:pPr>
        <w:rPr>
          <w:ins w:id="374" w:author="Aditya Singh Kshatreeya" w:date="2026-02-01T09:12:00Z"/>
          <w:sz w:val="28"/>
          <w:szCs w:val="28"/>
          <w:lang w:val="en-US"/>
        </w:rPr>
      </w:pPr>
    </w:p>
    <w:p w14:paraId="32D910A5" w14:textId="77777777" w:rsidR="00A41C3B" w:rsidRDefault="00A41C3B" w:rsidP="00A41C3B">
      <w:pPr>
        <w:rPr>
          <w:ins w:id="375" w:author="Aditya Singh Kshatreeya" w:date="2026-02-01T09:12:00Z"/>
          <w:sz w:val="28"/>
          <w:szCs w:val="28"/>
          <w:lang w:val="en-US"/>
        </w:rPr>
      </w:pPr>
    </w:p>
    <w:p w14:paraId="5FB3E4F9" w14:textId="77777777" w:rsidR="00A41C3B" w:rsidRDefault="00A41C3B" w:rsidP="00A41C3B">
      <w:pPr>
        <w:rPr>
          <w:ins w:id="376" w:author="Aditya Singh Kshatreeya" w:date="2026-02-01T09:12:00Z"/>
          <w:sz w:val="28"/>
          <w:szCs w:val="28"/>
          <w:lang w:val="en-US"/>
        </w:rPr>
      </w:pPr>
    </w:p>
    <w:p w14:paraId="2708A447" w14:textId="77777777" w:rsidR="00A41C3B" w:rsidRDefault="00A41C3B" w:rsidP="00A41C3B">
      <w:pPr>
        <w:rPr>
          <w:ins w:id="377" w:author="Aditya Singh Kshatreeya" w:date="2026-02-01T09:12:00Z"/>
          <w:sz w:val="28"/>
          <w:szCs w:val="28"/>
          <w:lang w:val="en-US"/>
        </w:rPr>
      </w:pPr>
    </w:p>
    <w:p w14:paraId="0E26C236" w14:textId="77777777" w:rsidR="00A41C3B" w:rsidRDefault="00A41C3B" w:rsidP="00A41C3B">
      <w:pPr>
        <w:rPr>
          <w:ins w:id="378" w:author="Aditya Singh Kshatreeya" w:date="2026-02-01T09:12:00Z"/>
          <w:sz w:val="28"/>
          <w:szCs w:val="28"/>
          <w:lang w:val="en-US"/>
        </w:rPr>
      </w:pPr>
    </w:p>
    <w:p w14:paraId="6785BD17" w14:textId="67E8554F" w:rsidR="00A41C3B" w:rsidRPr="00A41C3B" w:rsidRDefault="00A41C3B" w:rsidP="00A41C3B">
      <w:pPr>
        <w:rPr>
          <w:ins w:id="379" w:author="Aditya Singh Kshatreeya" w:date="2026-02-01T09:12:00Z"/>
          <w:b/>
          <w:bCs/>
          <w:sz w:val="28"/>
          <w:szCs w:val="28"/>
          <w:lang w:val="en-US"/>
          <w:rPrChange w:id="380" w:author="Aditya Singh Kshatreeya" w:date="2026-02-01T09:12:00Z">
            <w:rPr>
              <w:ins w:id="381" w:author="Aditya Singh Kshatreeya" w:date="2026-02-01T09:12:00Z"/>
              <w:sz w:val="28"/>
              <w:szCs w:val="28"/>
              <w:lang w:val="en-US"/>
            </w:rPr>
          </w:rPrChange>
        </w:rPr>
      </w:pPr>
      <w:ins w:id="382" w:author="Aditya Singh Kshatreeya" w:date="2026-02-01T09:12:00Z">
        <w:r w:rsidRPr="00A41C3B">
          <w:rPr>
            <w:b/>
            <w:bCs/>
            <w:sz w:val="28"/>
            <w:szCs w:val="28"/>
            <w:lang w:val="en-US"/>
            <w:rPrChange w:id="383" w:author="Aditya Singh Kshatreeya" w:date="2026-02-01T09:12:00Z">
              <w:rPr>
                <w:sz w:val="28"/>
                <w:szCs w:val="28"/>
                <w:lang w:val="en-US"/>
              </w:rPr>
            </w:rPrChange>
          </w:rPr>
          <w:lastRenderedPageBreak/>
          <w:t xml:space="preserve">Data structure </w:t>
        </w:r>
      </w:ins>
    </w:p>
    <w:p w14:paraId="747CFD22" w14:textId="0D8B7F88" w:rsidR="00952165" w:rsidRDefault="00A41C3B" w:rsidP="00A41C3B">
      <w:pPr>
        <w:rPr>
          <w:ins w:id="384" w:author="Aditya Singh Kshatreeya" w:date="2026-02-01T09:23:00Z"/>
          <w:sz w:val="28"/>
          <w:szCs w:val="28"/>
          <w:lang w:val="en-US"/>
        </w:rPr>
      </w:pPr>
      <w:ins w:id="385" w:author="Aditya Singh Kshatreeya" w:date="2026-02-01T09:13:00Z">
        <w:r>
          <w:rPr>
            <w:sz w:val="28"/>
            <w:szCs w:val="28"/>
            <w:lang w:val="en-US"/>
          </w:rPr>
          <w:t xml:space="preserve">List=&gt; </w:t>
        </w:r>
      </w:ins>
      <w:ins w:id="386" w:author="Aditya Singh Kshatreeya" w:date="2026-02-01T09:23:00Z">
        <w:r w:rsidR="00952165">
          <w:rPr>
            <w:sz w:val="28"/>
            <w:szCs w:val="28"/>
            <w:lang w:val="en-US"/>
          </w:rPr>
          <w:t>List is dynamic typed in python</w:t>
        </w:r>
      </w:ins>
    </w:p>
    <w:p w14:paraId="7ABF935F" w14:textId="35FBAC22" w:rsidR="00952165" w:rsidRDefault="00952165" w:rsidP="00952165">
      <w:pPr>
        <w:pStyle w:val="ListParagraph"/>
        <w:numPr>
          <w:ilvl w:val="0"/>
          <w:numId w:val="1"/>
        </w:numPr>
        <w:rPr>
          <w:ins w:id="387" w:author="Aditya Singh Kshatreeya" w:date="2026-02-01T09:24:00Z"/>
          <w:sz w:val="28"/>
          <w:szCs w:val="28"/>
          <w:lang w:val="en-US"/>
        </w:rPr>
      </w:pPr>
      <w:ins w:id="388" w:author="Aditya Singh Kshatreeya" w:date="2026-02-01T09:24:00Z">
        <w:r>
          <w:rPr>
            <w:sz w:val="28"/>
            <w:szCs w:val="28"/>
            <w:lang w:val="en-US"/>
          </w:rPr>
          <w:t>It’s just a collection or grouping of items together with an order.</w:t>
        </w:r>
      </w:ins>
    </w:p>
    <w:p w14:paraId="42B1DA2F" w14:textId="3DD37EFD" w:rsidR="00952165" w:rsidRDefault="00952165" w:rsidP="00952165">
      <w:pPr>
        <w:pStyle w:val="ListParagraph"/>
        <w:numPr>
          <w:ilvl w:val="0"/>
          <w:numId w:val="1"/>
        </w:numPr>
        <w:rPr>
          <w:ins w:id="389" w:author="Aditya Singh Kshatreeya" w:date="2026-02-01T09:24:00Z"/>
          <w:sz w:val="28"/>
          <w:szCs w:val="28"/>
          <w:lang w:val="en-US"/>
        </w:rPr>
      </w:pPr>
      <w:ins w:id="390" w:author="Aditya Singh Kshatreeya" w:date="2026-02-01T09:24:00Z">
        <w:r>
          <w:rPr>
            <w:sz w:val="28"/>
            <w:szCs w:val="28"/>
            <w:lang w:val="en-US"/>
          </w:rPr>
          <w:t>It allows us to have as many pieces of data as we want in one structure</w:t>
        </w:r>
      </w:ins>
    </w:p>
    <w:p w14:paraId="2E1C5F02" w14:textId="0A6BA626" w:rsidR="00952165" w:rsidRDefault="00952165" w:rsidP="00952165">
      <w:pPr>
        <w:pStyle w:val="ListParagraph"/>
        <w:numPr>
          <w:ilvl w:val="0"/>
          <w:numId w:val="1"/>
        </w:numPr>
        <w:rPr>
          <w:ins w:id="391" w:author="Aditya Singh Kshatreeya" w:date="2026-02-01T09:25:00Z"/>
          <w:sz w:val="28"/>
          <w:szCs w:val="28"/>
          <w:lang w:val="en-US"/>
        </w:rPr>
      </w:pPr>
      <w:ins w:id="392" w:author="Aditya Singh Kshatreeya" w:date="2026-02-01T09:24:00Z">
        <w:r>
          <w:rPr>
            <w:sz w:val="28"/>
            <w:szCs w:val="28"/>
            <w:lang w:val="en-US"/>
          </w:rPr>
          <w:t>We can reorder them, split them add new it</w:t>
        </w:r>
      </w:ins>
      <w:ins w:id="393" w:author="Aditya Singh Kshatreeya" w:date="2026-02-01T09:25:00Z">
        <w:r>
          <w:rPr>
            <w:sz w:val="28"/>
            <w:szCs w:val="28"/>
            <w:lang w:val="en-US"/>
          </w:rPr>
          <w:t xml:space="preserve">ems, </w:t>
        </w:r>
      </w:ins>
      <w:ins w:id="394" w:author="Aditya Singh Kshatreeya" w:date="2026-02-01T09:26:00Z">
        <w:r>
          <w:rPr>
            <w:sz w:val="28"/>
            <w:szCs w:val="28"/>
            <w:lang w:val="en-US"/>
          </w:rPr>
          <w:t>delete</w:t>
        </w:r>
      </w:ins>
      <w:ins w:id="395" w:author="Aditya Singh Kshatreeya" w:date="2026-02-01T09:25:00Z">
        <w:r>
          <w:rPr>
            <w:sz w:val="28"/>
            <w:szCs w:val="28"/>
            <w:lang w:val="en-US"/>
          </w:rPr>
          <w:t xml:space="preserve"> items, </w:t>
        </w:r>
        <w:proofErr w:type="spellStart"/>
        <w:r>
          <w:rPr>
            <w:sz w:val="28"/>
            <w:szCs w:val="28"/>
            <w:lang w:val="en-US"/>
          </w:rPr>
          <w:t>etc</w:t>
        </w:r>
        <w:proofErr w:type="spellEnd"/>
      </w:ins>
    </w:p>
    <w:p w14:paraId="66A9B6C1" w14:textId="69390A7D" w:rsidR="00952165" w:rsidRDefault="00952165" w:rsidP="00952165">
      <w:pPr>
        <w:pStyle w:val="ListParagraph"/>
        <w:numPr>
          <w:ilvl w:val="0"/>
          <w:numId w:val="1"/>
        </w:numPr>
        <w:rPr>
          <w:ins w:id="396" w:author="Aditya Singh Kshatreeya" w:date="2026-02-01T09:26:00Z"/>
          <w:sz w:val="28"/>
          <w:szCs w:val="28"/>
          <w:lang w:val="en-US"/>
        </w:rPr>
      </w:pPr>
      <w:ins w:id="397" w:author="Aditya Singh Kshatreeya" w:date="2026-02-01T09:25:00Z">
        <w:r>
          <w:rPr>
            <w:sz w:val="28"/>
            <w:szCs w:val="28"/>
            <w:lang w:val="en-US"/>
          </w:rPr>
          <w:t>It’s a little database of sorts, stored inside of a single python variable</w:t>
        </w:r>
      </w:ins>
    </w:p>
    <w:p w14:paraId="72EDD832" w14:textId="26207242" w:rsidR="00952165" w:rsidRDefault="00952165" w:rsidP="00952165">
      <w:pPr>
        <w:pStyle w:val="ListParagraph"/>
        <w:numPr>
          <w:ilvl w:val="0"/>
          <w:numId w:val="1"/>
        </w:numPr>
        <w:rPr>
          <w:ins w:id="398" w:author="Aditya Singh Kshatreeya" w:date="2026-02-01T09:26:00Z"/>
          <w:sz w:val="28"/>
          <w:szCs w:val="28"/>
          <w:lang w:val="en-US"/>
        </w:rPr>
      </w:pPr>
      <w:ins w:id="399" w:author="Aditya Singh Kshatreeya" w:date="2026-02-01T09:26:00Z">
        <w:r>
          <w:rPr>
            <w:sz w:val="28"/>
            <w:szCs w:val="28"/>
            <w:lang w:val="en-US"/>
          </w:rPr>
          <w:t>List have a lot of build in functionality (method)</w:t>
        </w:r>
      </w:ins>
    </w:p>
    <w:p w14:paraId="1BFF532B" w14:textId="4F26D3CB" w:rsidR="00952165" w:rsidRDefault="00952165" w:rsidP="00952165">
      <w:pPr>
        <w:pStyle w:val="ListParagraph"/>
        <w:numPr>
          <w:ilvl w:val="0"/>
          <w:numId w:val="1"/>
        </w:numPr>
        <w:rPr>
          <w:ins w:id="400" w:author="Aditya Singh Kshatreeya" w:date="2026-02-01T09:30:00Z"/>
          <w:sz w:val="28"/>
          <w:szCs w:val="28"/>
          <w:lang w:val="en-US"/>
        </w:rPr>
      </w:pPr>
      <w:ins w:id="401" w:author="Aditya Singh Kshatreeya" w:date="2026-02-01T09:26:00Z">
        <w:r>
          <w:rPr>
            <w:sz w:val="28"/>
            <w:szCs w:val="28"/>
            <w:lang w:val="en-US"/>
          </w:rPr>
          <w:t>It helps us build mo</w:t>
        </w:r>
      </w:ins>
      <w:ins w:id="402" w:author="Aditya Singh Kshatreeya" w:date="2026-02-01T09:27:00Z">
        <w:r>
          <w:rPr>
            <w:sz w:val="28"/>
            <w:szCs w:val="28"/>
            <w:lang w:val="en-US"/>
          </w:rPr>
          <w:t>re</w:t>
        </w:r>
      </w:ins>
      <w:ins w:id="403" w:author="Aditya Singh Kshatreeya" w:date="2026-02-01T09:26:00Z">
        <w:r>
          <w:rPr>
            <w:sz w:val="28"/>
            <w:szCs w:val="28"/>
            <w:lang w:val="en-US"/>
          </w:rPr>
          <w:t xml:space="preserve"> comple</w:t>
        </w:r>
      </w:ins>
      <w:ins w:id="404" w:author="Aditya Singh Kshatreeya" w:date="2026-02-01T09:27:00Z">
        <w:r>
          <w:rPr>
            <w:sz w:val="28"/>
            <w:szCs w:val="28"/>
            <w:lang w:val="en-US"/>
          </w:rPr>
          <w:t>x data structures</w:t>
        </w:r>
      </w:ins>
    </w:p>
    <w:p w14:paraId="682E5816" w14:textId="4A76EFE5" w:rsidR="00952165" w:rsidRDefault="00952165" w:rsidP="00952165">
      <w:pPr>
        <w:pStyle w:val="ListParagraph"/>
        <w:numPr>
          <w:ilvl w:val="0"/>
          <w:numId w:val="1"/>
        </w:numPr>
        <w:rPr>
          <w:ins w:id="405" w:author="Aditya Singh Kshatreeya" w:date="2026-02-01T09:32:00Z"/>
          <w:sz w:val="28"/>
          <w:szCs w:val="28"/>
          <w:lang w:val="en-US"/>
        </w:rPr>
      </w:pPr>
      <w:ins w:id="406" w:author="Aditya Singh Kshatreeya" w:date="2026-02-01T09:30:00Z">
        <w:r>
          <w:rPr>
            <w:sz w:val="28"/>
            <w:szCs w:val="28"/>
            <w:lang w:val="en-US"/>
          </w:rPr>
          <w:t>Comm</w:t>
        </w:r>
      </w:ins>
      <w:ins w:id="407" w:author="Aditya Singh Kshatreeya" w:date="2026-02-01T09:31:00Z">
        <w:r>
          <w:rPr>
            <w:sz w:val="28"/>
            <w:szCs w:val="28"/>
            <w:lang w:val="en-US"/>
          </w:rPr>
          <w:t>a separated values</w:t>
        </w:r>
      </w:ins>
    </w:p>
    <w:p w14:paraId="3CDB7439" w14:textId="1B6AA2C2" w:rsidR="004643A1" w:rsidRPr="00952165" w:rsidRDefault="004643A1">
      <w:pPr>
        <w:pStyle w:val="ListParagraph"/>
        <w:numPr>
          <w:ilvl w:val="0"/>
          <w:numId w:val="1"/>
        </w:numPr>
        <w:rPr>
          <w:ins w:id="408" w:author="Aditya Singh Kshatreeya" w:date="2026-02-01T09:22:00Z"/>
          <w:sz w:val="28"/>
          <w:szCs w:val="28"/>
          <w:lang w:val="en-US"/>
          <w:rPrChange w:id="409" w:author="Aditya Singh Kshatreeya" w:date="2026-02-01T09:24:00Z">
            <w:rPr>
              <w:ins w:id="410" w:author="Aditya Singh Kshatreeya" w:date="2026-02-01T09:22:00Z"/>
              <w:lang w:val="en-US"/>
            </w:rPr>
          </w:rPrChange>
        </w:rPr>
        <w:pPrChange w:id="411" w:author="Aditya Singh Kshatreeya" w:date="2026-02-01T09:24:00Z">
          <w:pPr/>
        </w:pPrChange>
      </w:pPr>
      <w:ins w:id="412" w:author="Aditya Singh Kshatreeya" w:date="2026-02-01T09:32:00Z">
        <w:r>
          <w:rPr>
            <w:sz w:val="28"/>
            <w:szCs w:val="28"/>
            <w:lang w:val="en-US"/>
          </w:rPr>
          <w:t>List are mutable</w:t>
        </w:r>
      </w:ins>
      <w:ins w:id="413" w:author="Aditya Singh Kshatreeya" w:date="2026-02-01T09:33:00Z">
        <w:r>
          <w:rPr>
            <w:sz w:val="28"/>
            <w:szCs w:val="28"/>
            <w:lang w:val="en-US"/>
          </w:rPr>
          <w:t xml:space="preserve"> or m</w:t>
        </w:r>
      </w:ins>
      <w:ins w:id="414" w:author="Aditya Singh Kshatreeya" w:date="2026-02-01T09:39:00Z">
        <w:r>
          <w:rPr>
            <w:sz w:val="28"/>
            <w:szCs w:val="28"/>
            <w:lang w:val="en-US"/>
          </w:rPr>
          <w:t xml:space="preserve">odify &amp; </w:t>
        </w:r>
      </w:ins>
      <w:ins w:id="415" w:author="Aditya Singh Kshatreeya" w:date="2026-02-01T09:40:00Z">
        <w:r>
          <w:rPr>
            <w:sz w:val="28"/>
            <w:szCs w:val="28"/>
            <w:lang w:val="en-US"/>
          </w:rPr>
          <w:t xml:space="preserve">are </w:t>
        </w:r>
      </w:ins>
      <w:ins w:id="416" w:author="Aditya Singh Kshatreeya" w:date="2026-02-01T09:39:00Z">
        <w:r>
          <w:rPr>
            <w:sz w:val="28"/>
            <w:szCs w:val="28"/>
            <w:lang w:val="en-US"/>
          </w:rPr>
          <w:t xml:space="preserve">passed by reference </w:t>
        </w:r>
      </w:ins>
      <w:ins w:id="417" w:author="Aditya Singh Kshatreeya" w:date="2026-02-01T09:41:00Z">
        <w:r>
          <w:rPr>
            <w:sz w:val="28"/>
            <w:szCs w:val="28"/>
            <w:lang w:val="en-US"/>
          </w:rPr>
          <w:t>(memory address</w:t>
        </w:r>
      </w:ins>
      <w:ins w:id="418" w:author="Aditya Singh Kshatreeya" w:date="2026-02-01T09:42:00Z">
        <w:r>
          <w:rPr>
            <w:sz w:val="28"/>
            <w:szCs w:val="28"/>
            <w:lang w:val="en-US"/>
          </w:rPr>
          <w:t>)</w:t>
        </w:r>
      </w:ins>
    </w:p>
    <w:p w14:paraId="26789616" w14:textId="10118F60" w:rsidR="00952165" w:rsidRDefault="00952165" w:rsidP="00A41C3B">
      <w:pPr>
        <w:rPr>
          <w:ins w:id="419" w:author="Aditya Singh Kshatreeya" w:date="2026-02-01T09:22:00Z"/>
          <w:sz w:val="28"/>
          <w:szCs w:val="28"/>
          <w:lang w:val="en-US"/>
        </w:rPr>
      </w:pPr>
      <w:ins w:id="420" w:author="Aditya Singh Kshatreeya" w:date="2026-02-01T09:22:00Z">
        <w:r>
          <w:rPr>
            <w:sz w:val="28"/>
            <w:szCs w:val="28"/>
            <w:lang w:val="en-US"/>
          </w:rPr>
          <w:t xml:space="preserve">Creation of </w:t>
        </w:r>
      </w:ins>
      <w:proofErr w:type="gramStart"/>
      <w:ins w:id="421" w:author="Aditya Singh Kshatreeya" w:date="2026-02-01T09:36:00Z">
        <w:r w:rsidR="004643A1">
          <w:rPr>
            <w:sz w:val="28"/>
            <w:szCs w:val="28"/>
            <w:lang w:val="en-US"/>
          </w:rPr>
          <w:t>L</w:t>
        </w:r>
      </w:ins>
      <w:ins w:id="422" w:author="Aditya Singh Kshatreeya" w:date="2026-02-01T09:22:00Z">
        <w:r>
          <w:rPr>
            <w:sz w:val="28"/>
            <w:szCs w:val="28"/>
            <w:lang w:val="en-US"/>
          </w:rPr>
          <w:t>ist :</w:t>
        </w:r>
        <w:proofErr w:type="gramEnd"/>
      </w:ins>
    </w:p>
    <w:p w14:paraId="294387E5" w14:textId="3246D9ED" w:rsidR="00952165" w:rsidRDefault="00952165" w:rsidP="00A41C3B">
      <w:pPr>
        <w:rPr>
          <w:ins w:id="423" w:author="Aditya Singh Kshatreeya" w:date="2026-02-01T09:47:00Z"/>
          <w:sz w:val="28"/>
          <w:szCs w:val="28"/>
          <w:lang w:val="en-US"/>
        </w:rPr>
      </w:pPr>
      <w:ins w:id="424" w:author="Aditya Singh Kshatreeya" w:date="2026-02-01T09:22:00Z">
        <w:r>
          <w:rPr>
            <w:sz w:val="28"/>
            <w:szCs w:val="28"/>
            <w:lang w:val="en-US"/>
          </w:rPr>
          <w:tab/>
          <w:t xml:space="preserve">Lang = [‘python’, </w:t>
        </w:r>
      </w:ins>
      <w:ins w:id="425" w:author="Aditya Singh Kshatreeya" w:date="2026-02-01T09:23:00Z">
        <w:r>
          <w:rPr>
            <w:sz w:val="28"/>
            <w:szCs w:val="28"/>
            <w:lang w:val="en-US"/>
          </w:rPr>
          <w:t>‘</w:t>
        </w:r>
      </w:ins>
      <w:proofErr w:type="spellStart"/>
      <w:ins w:id="426" w:author="Aditya Singh Kshatreeya" w:date="2026-02-01T09:37:00Z">
        <w:r w:rsidR="004643A1">
          <w:rPr>
            <w:sz w:val="28"/>
            <w:szCs w:val="28"/>
            <w:lang w:val="en-US"/>
          </w:rPr>
          <w:t>J</w:t>
        </w:r>
      </w:ins>
      <w:ins w:id="427" w:author="Aditya Singh Kshatreeya" w:date="2026-02-01T09:23:00Z">
        <w:r>
          <w:rPr>
            <w:sz w:val="28"/>
            <w:szCs w:val="28"/>
            <w:lang w:val="en-US"/>
          </w:rPr>
          <w:t>avascript</w:t>
        </w:r>
        <w:proofErr w:type="spellEnd"/>
        <w:r>
          <w:rPr>
            <w:sz w:val="28"/>
            <w:szCs w:val="28"/>
            <w:lang w:val="en-US"/>
          </w:rPr>
          <w:t>’, ‘rust’]</w:t>
        </w:r>
      </w:ins>
    </w:p>
    <w:p w14:paraId="5A131C8A" w14:textId="0A38EB34" w:rsidR="002206A2" w:rsidRDefault="002206A2" w:rsidP="00A41C3B">
      <w:pPr>
        <w:rPr>
          <w:ins w:id="428" w:author="Aditya Singh Kshatreeya" w:date="2026-02-01T09:40:00Z"/>
          <w:sz w:val="28"/>
          <w:szCs w:val="28"/>
          <w:lang w:val="en-US"/>
        </w:rPr>
      </w:pPr>
      <w:ins w:id="429" w:author="Aditya Singh Kshatreeya" w:date="2026-02-01T09:47:00Z">
        <w:r>
          <w:rPr>
            <w:sz w:val="28"/>
            <w:szCs w:val="28"/>
            <w:lang w:val="en-US"/>
          </w:rPr>
          <w:tab/>
          <w:t xml:space="preserve">Lang2 = lang (both are </w:t>
        </w:r>
        <w:proofErr w:type="gramStart"/>
        <w:r>
          <w:rPr>
            <w:sz w:val="28"/>
            <w:szCs w:val="28"/>
            <w:lang w:val="en-US"/>
          </w:rPr>
          <w:t>share</w:t>
        </w:r>
        <w:proofErr w:type="gramEnd"/>
        <w:r>
          <w:rPr>
            <w:sz w:val="28"/>
            <w:szCs w:val="28"/>
            <w:lang w:val="en-US"/>
          </w:rPr>
          <w:t xml:space="preserve"> same memory location therefor if </w:t>
        </w:r>
      </w:ins>
      <w:ins w:id="430" w:author="Aditya Singh Kshatreeya" w:date="2026-02-01T09:48:00Z">
        <w:r>
          <w:rPr>
            <w:sz w:val="28"/>
            <w:szCs w:val="28"/>
            <w:lang w:val="en-US"/>
          </w:rPr>
          <w:t>we change lang2 then also will change lang both are technically same</w:t>
        </w:r>
      </w:ins>
      <w:ins w:id="431" w:author="Aditya Singh Kshatreeya" w:date="2026-02-01T09:47:00Z">
        <w:r>
          <w:rPr>
            <w:sz w:val="28"/>
            <w:szCs w:val="28"/>
            <w:lang w:val="en-US"/>
          </w:rPr>
          <w:t>)</w:t>
        </w:r>
      </w:ins>
    </w:p>
    <w:p w14:paraId="33B8D568" w14:textId="77777777" w:rsidR="004643A1" w:rsidRDefault="004643A1" w:rsidP="00A41C3B">
      <w:pPr>
        <w:rPr>
          <w:ins w:id="432" w:author="Aditya Singh Kshatreeya" w:date="2026-02-01T09:40:00Z"/>
          <w:sz w:val="28"/>
          <w:szCs w:val="28"/>
          <w:lang w:val="en-US"/>
        </w:rPr>
      </w:pPr>
    </w:p>
    <w:p w14:paraId="5242EACA" w14:textId="5DC65BAD" w:rsidR="004643A1" w:rsidRDefault="002206A2" w:rsidP="00A41C3B">
      <w:pPr>
        <w:rPr>
          <w:ins w:id="433" w:author="Aditya Singh Kshatreeya" w:date="2026-02-01T09:50:00Z"/>
          <w:b/>
          <w:bCs/>
          <w:sz w:val="28"/>
          <w:szCs w:val="28"/>
          <w:lang w:val="en-US"/>
        </w:rPr>
      </w:pPr>
      <w:ins w:id="434" w:author="Aditya Singh Kshatreeya" w:date="2026-02-01T09:42:00Z">
        <w:r>
          <w:rPr>
            <w:b/>
            <w:bCs/>
            <w:sz w:val="28"/>
            <w:szCs w:val="28"/>
            <w:lang w:val="en-US"/>
          </w:rPr>
          <w:t xml:space="preserve">NOTE: </w:t>
        </w:r>
      </w:ins>
      <w:ins w:id="435" w:author="Aditya Singh Kshatreeya" w:date="2026-02-01T09:41:00Z">
        <w:r w:rsidR="004643A1" w:rsidRPr="004643A1">
          <w:rPr>
            <w:b/>
            <w:bCs/>
            <w:sz w:val="28"/>
            <w:szCs w:val="28"/>
            <w:lang w:val="en-US"/>
            <w:rPrChange w:id="436" w:author="Aditya Singh Kshatreeya" w:date="2026-02-01T09:41:00Z">
              <w:rPr>
                <w:sz w:val="28"/>
                <w:szCs w:val="28"/>
                <w:lang w:val="en-US"/>
              </w:rPr>
            </w:rPrChange>
          </w:rPr>
          <w:t>[</w:t>
        </w:r>
        <w:r w:rsidR="004643A1">
          <w:rPr>
            <w:b/>
            <w:bCs/>
            <w:sz w:val="28"/>
            <w:szCs w:val="28"/>
            <w:lang w:val="en-US"/>
          </w:rPr>
          <w:t xml:space="preserve"> Primitive type</w:t>
        </w:r>
      </w:ins>
      <w:ins w:id="437" w:author="Aditya Singh Kshatreeya" w:date="2026-02-01T09:42:00Z">
        <w:r>
          <w:rPr>
            <w:b/>
            <w:bCs/>
            <w:sz w:val="28"/>
            <w:szCs w:val="28"/>
            <w:lang w:val="en-US"/>
          </w:rPr>
          <w:t xml:space="preserve"> use</w:t>
        </w:r>
      </w:ins>
      <w:ins w:id="438" w:author="Aditya Singh Kshatreeya" w:date="2026-02-01T09:41:00Z">
        <w:r w:rsidR="004643A1">
          <w:rPr>
            <w:b/>
            <w:bCs/>
            <w:sz w:val="28"/>
            <w:szCs w:val="28"/>
            <w:lang w:val="en-US"/>
          </w:rPr>
          <w:t xml:space="preserve"> immutable &amp; are passed by value</w:t>
        </w:r>
        <w:r w:rsidR="004643A1" w:rsidRPr="004643A1">
          <w:rPr>
            <w:b/>
            <w:bCs/>
            <w:sz w:val="28"/>
            <w:szCs w:val="28"/>
            <w:lang w:val="en-US"/>
            <w:rPrChange w:id="439" w:author="Aditya Singh Kshatreeya" w:date="2026-02-01T09:41:00Z">
              <w:rPr>
                <w:sz w:val="28"/>
                <w:szCs w:val="28"/>
                <w:lang w:val="en-US"/>
              </w:rPr>
            </w:rPrChange>
          </w:rPr>
          <w:t>]</w:t>
        </w:r>
      </w:ins>
    </w:p>
    <w:p w14:paraId="5E926936" w14:textId="530FC526" w:rsidR="002206A2" w:rsidRDefault="002206A2" w:rsidP="00A41C3B">
      <w:pPr>
        <w:rPr>
          <w:ins w:id="440" w:author="Aditya Singh Kshatreeya" w:date="2026-02-01T09:50:00Z"/>
          <w:b/>
          <w:bCs/>
          <w:sz w:val="28"/>
          <w:szCs w:val="28"/>
          <w:lang w:val="en-US"/>
        </w:rPr>
      </w:pPr>
      <w:ins w:id="441" w:author="Aditya Singh Kshatreeya" w:date="2026-02-01T09:50:00Z">
        <w:r>
          <w:rPr>
            <w:b/>
            <w:bCs/>
            <w:sz w:val="28"/>
            <w:szCs w:val="28"/>
            <w:lang w:val="en-US"/>
          </w:rPr>
          <w:t>How to check list length:</w:t>
        </w:r>
      </w:ins>
    </w:p>
    <w:p w14:paraId="4F082FA1" w14:textId="13740E54" w:rsidR="002206A2" w:rsidRPr="002206A2" w:rsidRDefault="002206A2" w:rsidP="002206A2">
      <w:pPr>
        <w:pStyle w:val="ListParagraph"/>
        <w:numPr>
          <w:ilvl w:val="0"/>
          <w:numId w:val="1"/>
        </w:numPr>
        <w:rPr>
          <w:ins w:id="442" w:author="Aditya Singh Kshatreeya" w:date="2026-02-01T09:51:00Z"/>
          <w:b/>
          <w:bCs/>
          <w:sz w:val="28"/>
          <w:szCs w:val="28"/>
          <w:lang w:val="en-US"/>
          <w:rPrChange w:id="443" w:author="Aditya Singh Kshatreeya" w:date="2026-02-01T09:51:00Z">
            <w:rPr>
              <w:ins w:id="444" w:author="Aditya Singh Kshatreeya" w:date="2026-02-01T09:51:00Z"/>
              <w:sz w:val="28"/>
              <w:szCs w:val="28"/>
              <w:lang w:val="en-US"/>
            </w:rPr>
          </w:rPrChange>
        </w:rPr>
      </w:pPr>
      <w:ins w:id="445" w:author="Aditya Singh Kshatreeya" w:date="2026-02-01T09:50:00Z">
        <w:r>
          <w:rPr>
            <w:b/>
            <w:bCs/>
            <w:sz w:val="28"/>
            <w:szCs w:val="28"/>
            <w:lang w:val="en-US"/>
          </w:rPr>
          <w:t xml:space="preserve">Use </w:t>
        </w:r>
        <w:proofErr w:type="spellStart"/>
        <w:proofErr w:type="gramStart"/>
        <w:r>
          <w:rPr>
            <w:b/>
            <w:bCs/>
            <w:sz w:val="28"/>
            <w:szCs w:val="28"/>
            <w:lang w:val="en-US"/>
          </w:rPr>
          <w:t>len</w:t>
        </w:r>
        <w:proofErr w:type="spellEnd"/>
        <w:r>
          <w:rPr>
            <w:b/>
            <w:bCs/>
            <w:sz w:val="28"/>
            <w:szCs w:val="28"/>
            <w:lang w:val="en-US"/>
          </w:rPr>
          <w:t>(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) </w:t>
        </w:r>
        <w:r>
          <w:rPr>
            <w:sz w:val="28"/>
            <w:szCs w:val="28"/>
            <w:lang w:val="en-US"/>
          </w:rPr>
          <w:t xml:space="preserve"> like </w:t>
        </w:r>
      </w:ins>
      <w:proofErr w:type="spellStart"/>
      <w:ins w:id="446" w:author="Aditya Singh Kshatreeya" w:date="2026-02-01T09:51:00Z">
        <w:r>
          <w:rPr>
            <w:sz w:val="28"/>
            <w:szCs w:val="28"/>
            <w:lang w:val="en-US"/>
          </w:rPr>
          <w:t>len</w:t>
        </w:r>
        <w:proofErr w:type="spellEnd"/>
        <w:r>
          <w:rPr>
            <w:sz w:val="28"/>
            <w:szCs w:val="28"/>
            <w:lang w:val="en-US"/>
          </w:rPr>
          <w:t>(</w:t>
        </w:r>
      </w:ins>
      <w:ins w:id="447" w:author="Aditya Singh Kshatreeya" w:date="2026-02-01T09:53:00Z">
        <w:r w:rsidR="00514E07">
          <w:rPr>
            <w:sz w:val="28"/>
            <w:szCs w:val="28"/>
            <w:lang w:val="en-US"/>
          </w:rPr>
          <w:t>lang</w:t>
        </w:r>
      </w:ins>
      <w:ins w:id="448" w:author="Aditya Singh Kshatreeya" w:date="2026-02-01T09:51:00Z">
        <w:r>
          <w:rPr>
            <w:sz w:val="28"/>
            <w:szCs w:val="28"/>
            <w:lang w:val="en-US"/>
          </w:rPr>
          <w:t>)</w:t>
        </w:r>
      </w:ins>
    </w:p>
    <w:p w14:paraId="1E48F5F6" w14:textId="23DCB98F" w:rsidR="002206A2" w:rsidRPr="002206A2" w:rsidRDefault="002206A2" w:rsidP="002206A2">
      <w:pPr>
        <w:pStyle w:val="ListParagraph"/>
        <w:numPr>
          <w:ilvl w:val="0"/>
          <w:numId w:val="1"/>
        </w:numPr>
        <w:rPr>
          <w:ins w:id="449" w:author="Aditya Singh Kshatreeya" w:date="2026-02-01T09:52:00Z"/>
          <w:b/>
          <w:bCs/>
          <w:sz w:val="28"/>
          <w:szCs w:val="28"/>
          <w:lang w:val="en-US"/>
          <w:rPrChange w:id="450" w:author="Aditya Singh Kshatreeya" w:date="2026-02-01T09:52:00Z">
            <w:rPr>
              <w:ins w:id="451" w:author="Aditya Singh Kshatreeya" w:date="2026-02-01T09:52:00Z"/>
              <w:sz w:val="28"/>
              <w:szCs w:val="28"/>
              <w:lang w:val="en-US"/>
            </w:rPr>
          </w:rPrChange>
        </w:rPr>
      </w:pPr>
      <w:ins w:id="452" w:author="Aditya Singh Kshatreeya" w:date="2026-02-01T09:51:00Z">
        <w:r>
          <w:rPr>
            <w:sz w:val="28"/>
            <w:szCs w:val="28"/>
            <w:lang w:val="en-US"/>
          </w:rPr>
          <w:t>How many items/elements</w:t>
        </w:r>
      </w:ins>
      <w:ins w:id="453" w:author="Aditya Singh Kshatreeya" w:date="2026-02-01T09:52:00Z">
        <w:r>
          <w:rPr>
            <w:sz w:val="28"/>
            <w:szCs w:val="28"/>
            <w:lang w:val="en-US"/>
          </w:rPr>
          <w:t xml:space="preserve"> are there in a list?</w:t>
        </w:r>
      </w:ins>
    </w:p>
    <w:p w14:paraId="1234DCF0" w14:textId="26AC27DC" w:rsidR="002206A2" w:rsidRPr="002206A2" w:rsidRDefault="002206A2" w:rsidP="002206A2">
      <w:pPr>
        <w:pStyle w:val="ListParagraph"/>
        <w:numPr>
          <w:ilvl w:val="0"/>
          <w:numId w:val="1"/>
        </w:numPr>
        <w:rPr>
          <w:ins w:id="454" w:author="Aditya Singh Kshatreeya" w:date="2026-02-01T09:52:00Z"/>
          <w:b/>
          <w:bCs/>
          <w:sz w:val="28"/>
          <w:szCs w:val="28"/>
          <w:lang w:val="en-US"/>
          <w:rPrChange w:id="455" w:author="Aditya Singh Kshatreeya" w:date="2026-02-01T09:52:00Z">
            <w:rPr>
              <w:ins w:id="456" w:author="Aditya Singh Kshatreeya" w:date="2026-02-01T09:52:00Z"/>
              <w:sz w:val="28"/>
              <w:szCs w:val="28"/>
              <w:lang w:val="en-US"/>
            </w:rPr>
          </w:rPrChange>
        </w:rPr>
      </w:pPr>
      <w:ins w:id="457" w:author="Aditya Singh Kshatreeya" w:date="2026-02-01T09:52:00Z">
        <w:r>
          <w:rPr>
            <w:sz w:val="28"/>
            <w:szCs w:val="28"/>
            <w:lang w:val="en-US"/>
          </w:rPr>
          <w:t xml:space="preserve">Our first built-in list function for lists – </w:t>
        </w:r>
        <w:proofErr w:type="spellStart"/>
        <w:proofErr w:type="gramStart"/>
        <w:r>
          <w:rPr>
            <w:sz w:val="28"/>
            <w:szCs w:val="28"/>
            <w:lang w:val="en-US"/>
          </w:rPr>
          <w:t>len</w:t>
        </w:r>
        <w:proofErr w:type="spellEnd"/>
        <w:r>
          <w:rPr>
            <w:sz w:val="28"/>
            <w:szCs w:val="28"/>
            <w:lang w:val="en-US"/>
          </w:rPr>
          <w:t>(</w:t>
        </w:r>
        <w:proofErr w:type="gramEnd"/>
        <w:r>
          <w:rPr>
            <w:sz w:val="28"/>
            <w:szCs w:val="28"/>
            <w:lang w:val="en-US"/>
          </w:rPr>
          <w:t>)</w:t>
        </w:r>
      </w:ins>
    </w:p>
    <w:p w14:paraId="35EF5D3C" w14:textId="37469400" w:rsidR="002206A2" w:rsidRDefault="00514E07" w:rsidP="00514E07">
      <w:pPr>
        <w:pStyle w:val="ListParagraph"/>
        <w:rPr>
          <w:ins w:id="458" w:author="Aditya Singh Kshatreeya" w:date="2026-02-01T09:53:00Z"/>
          <w:sz w:val="28"/>
          <w:szCs w:val="28"/>
          <w:lang w:val="en-US"/>
        </w:rPr>
      </w:pPr>
      <w:ins w:id="459" w:author="Aditya Singh Kshatreeya" w:date="2026-02-01T09:53:00Z">
        <w:r>
          <w:rPr>
            <w:sz w:val="28"/>
            <w:szCs w:val="28"/>
            <w:lang w:val="en-US"/>
          </w:rPr>
          <w:t>t</w:t>
        </w:r>
      </w:ins>
      <w:ins w:id="460" w:author="Aditya Singh Kshatreeya" w:date="2026-02-01T09:52:00Z">
        <w:r>
          <w:rPr>
            <w:sz w:val="28"/>
            <w:szCs w:val="28"/>
            <w:lang w:val="en-US"/>
          </w:rPr>
          <w:t xml:space="preserve">ask = [‘install python’, install </w:t>
        </w:r>
        <w:proofErr w:type="spellStart"/>
        <w:r>
          <w:rPr>
            <w:sz w:val="28"/>
            <w:szCs w:val="28"/>
            <w:lang w:val="en-US"/>
          </w:rPr>
          <w:t>vscode</w:t>
        </w:r>
        <w:proofErr w:type="spellEnd"/>
        <w:proofErr w:type="gramStart"/>
        <w:r>
          <w:rPr>
            <w:sz w:val="28"/>
            <w:szCs w:val="28"/>
            <w:lang w:val="en-US"/>
          </w:rPr>
          <w:t xml:space="preserve">’ </w:t>
        </w:r>
      </w:ins>
      <w:ins w:id="461" w:author="Aditya Singh Kshatreeya" w:date="2026-02-01T09:53:00Z">
        <w:r>
          <w:rPr>
            <w:sz w:val="28"/>
            <w:szCs w:val="28"/>
            <w:lang w:val="en-US"/>
          </w:rPr>
          <w:t>,</w:t>
        </w:r>
        <w:proofErr w:type="gramEnd"/>
        <w:r>
          <w:rPr>
            <w:sz w:val="28"/>
            <w:szCs w:val="28"/>
            <w:lang w:val="en-US"/>
          </w:rPr>
          <w:t xml:space="preserve"> ‘</w:t>
        </w:r>
      </w:ins>
      <w:proofErr w:type="spellStart"/>
      <w:ins w:id="462" w:author="Aditya Singh Kshatreeya" w:date="2026-02-01T09:52:00Z">
        <w:r>
          <w:rPr>
            <w:sz w:val="28"/>
            <w:szCs w:val="28"/>
            <w:lang w:val="en-US"/>
          </w:rPr>
          <w:t>steup</w:t>
        </w:r>
      </w:ins>
      <w:proofErr w:type="spellEnd"/>
      <w:ins w:id="463" w:author="Aditya Singh Kshatreeya" w:date="2026-02-01T09:53:00Z">
        <w:r>
          <w:rPr>
            <w:sz w:val="28"/>
            <w:szCs w:val="28"/>
            <w:lang w:val="en-US"/>
          </w:rPr>
          <w:t xml:space="preserve"> auto pep8’]</w:t>
        </w:r>
      </w:ins>
    </w:p>
    <w:p w14:paraId="06729F01" w14:textId="6D9623A8" w:rsidR="00514E07" w:rsidRDefault="00514E07" w:rsidP="00514E07">
      <w:pPr>
        <w:pStyle w:val="ListParagraph"/>
        <w:rPr>
          <w:ins w:id="464" w:author="Aditya Singh Kshatreeya" w:date="2026-02-01T09:53:00Z"/>
          <w:sz w:val="28"/>
          <w:szCs w:val="28"/>
          <w:lang w:val="en-US"/>
        </w:rPr>
      </w:pPr>
      <w:ins w:id="465" w:author="Aditya Singh Kshatreeya" w:date="2026-02-01T09:53:00Z">
        <w:r>
          <w:rPr>
            <w:sz w:val="28"/>
            <w:szCs w:val="28"/>
            <w:lang w:val="en-US"/>
          </w:rPr>
          <w:t>Len(</w:t>
        </w:r>
        <w:proofErr w:type="spellStart"/>
        <w:r>
          <w:rPr>
            <w:sz w:val="28"/>
            <w:szCs w:val="28"/>
            <w:lang w:val="en-US"/>
          </w:rPr>
          <w:t>taks</w:t>
        </w:r>
        <w:proofErr w:type="spellEnd"/>
        <w:r>
          <w:rPr>
            <w:sz w:val="28"/>
            <w:szCs w:val="28"/>
            <w:lang w:val="en-US"/>
          </w:rPr>
          <w:t>)</w:t>
        </w:r>
      </w:ins>
    </w:p>
    <w:p w14:paraId="1B84419D" w14:textId="2716DFF5" w:rsidR="00514E07" w:rsidRDefault="00514E07" w:rsidP="00514E07">
      <w:pPr>
        <w:pStyle w:val="ListParagraph"/>
        <w:numPr>
          <w:ilvl w:val="0"/>
          <w:numId w:val="1"/>
        </w:numPr>
        <w:rPr>
          <w:ins w:id="466" w:author="Aditya Singh Kshatreeya" w:date="2026-02-01T09:54:00Z"/>
          <w:sz w:val="28"/>
          <w:szCs w:val="28"/>
          <w:lang w:val="en-US"/>
        </w:rPr>
      </w:pPr>
      <w:ins w:id="467" w:author="Aditya Singh Kshatreeya" w:date="2026-02-01T09:54:00Z">
        <w:r w:rsidRPr="00514E07">
          <w:rPr>
            <w:sz w:val="28"/>
            <w:szCs w:val="28"/>
            <w:lang w:val="en-US"/>
            <w:rPrChange w:id="468" w:author="Aditya Singh Kshatreeya" w:date="2026-02-01T09:54:00Z">
              <w:rPr>
                <w:b/>
                <w:bCs/>
                <w:sz w:val="28"/>
                <w:szCs w:val="28"/>
                <w:lang w:val="en-US"/>
              </w:rPr>
            </w:rPrChange>
          </w:rPr>
          <w:t>Another buil</w:t>
        </w:r>
        <w:r>
          <w:rPr>
            <w:sz w:val="28"/>
            <w:szCs w:val="28"/>
            <w:lang w:val="en-US"/>
          </w:rPr>
          <w:t xml:space="preserve">t-in function to create list form a </w:t>
        </w:r>
        <w:proofErr w:type="gramStart"/>
        <w:r>
          <w:rPr>
            <w:sz w:val="28"/>
            <w:szCs w:val="28"/>
            <w:lang w:val="en-US"/>
          </w:rPr>
          <w:t>range :</w:t>
        </w:r>
        <w:proofErr w:type="gramEnd"/>
        <w:r>
          <w:rPr>
            <w:sz w:val="28"/>
            <w:szCs w:val="28"/>
            <w:lang w:val="en-US"/>
          </w:rPr>
          <w:t xml:space="preserve"> list() </w:t>
        </w:r>
      </w:ins>
    </w:p>
    <w:p w14:paraId="399627FE" w14:textId="47B2F605" w:rsidR="00514E07" w:rsidRDefault="00514E07" w:rsidP="00514E07">
      <w:pPr>
        <w:pStyle w:val="ListParagraph"/>
        <w:rPr>
          <w:ins w:id="469" w:author="Aditya Singh Kshatreeya" w:date="2026-02-01T09:54:00Z"/>
          <w:sz w:val="28"/>
          <w:szCs w:val="28"/>
          <w:lang w:val="en-US"/>
        </w:rPr>
      </w:pPr>
      <w:ins w:id="470" w:author="Aditya Singh Kshatreeya" w:date="2026-02-01T09:54:00Z">
        <w:r>
          <w:rPr>
            <w:sz w:val="28"/>
            <w:szCs w:val="28"/>
            <w:lang w:val="en-US"/>
          </w:rPr>
          <w:t>Tasks = list(</w:t>
        </w:r>
        <w:proofErr w:type="gramStart"/>
        <w:r>
          <w:rPr>
            <w:sz w:val="28"/>
            <w:szCs w:val="28"/>
            <w:lang w:val="en-US"/>
          </w:rPr>
          <w:t>range(</w:t>
        </w:r>
        <w:proofErr w:type="gramEnd"/>
        <w:r>
          <w:rPr>
            <w:sz w:val="28"/>
            <w:szCs w:val="28"/>
            <w:lang w:val="en-US"/>
          </w:rPr>
          <w:t>1,4))</w:t>
        </w:r>
      </w:ins>
    </w:p>
    <w:p w14:paraId="05ECC826" w14:textId="0005BB19" w:rsidR="00514E07" w:rsidRDefault="00514E07" w:rsidP="00514E07">
      <w:pPr>
        <w:pStyle w:val="ListParagraph"/>
        <w:rPr>
          <w:ins w:id="471" w:author="Aditya Singh Kshatreeya" w:date="2026-02-01T09:56:00Z"/>
          <w:sz w:val="28"/>
          <w:szCs w:val="28"/>
          <w:lang w:val="en-US"/>
        </w:rPr>
      </w:pPr>
      <w:ins w:id="472" w:author="Aditya Singh Kshatreeya" w:date="2026-02-01T09:54:00Z">
        <w:r>
          <w:rPr>
            <w:sz w:val="28"/>
            <w:szCs w:val="28"/>
            <w:lang w:val="en-US"/>
          </w:rPr>
          <w:t xml:space="preserve">Tasks # </w:t>
        </w:r>
      </w:ins>
      <w:ins w:id="473" w:author="Aditya Singh Kshatreeya" w:date="2026-02-01T09:55:00Z">
        <w:r>
          <w:rPr>
            <w:sz w:val="28"/>
            <w:szCs w:val="28"/>
            <w:lang w:val="en-US"/>
          </w:rPr>
          <w:t>[1,2,3]</w:t>
        </w:r>
      </w:ins>
    </w:p>
    <w:p w14:paraId="73498BF0" w14:textId="7416B26E" w:rsidR="00514E07" w:rsidRDefault="00514E07" w:rsidP="00514E07">
      <w:pPr>
        <w:rPr>
          <w:ins w:id="474" w:author="Aditya Singh Kshatreeya" w:date="2026-02-01T09:57:00Z"/>
          <w:sz w:val="28"/>
          <w:szCs w:val="28"/>
          <w:lang w:val="en-US"/>
        </w:rPr>
      </w:pPr>
      <w:proofErr w:type="spellStart"/>
      <w:ins w:id="475" w:author="Aditya Singh Kshatreeya" w:date="2026-02-01T09:57:00Z">
        <w:r>
          <w:rPr>
            <w:sz w:val="28"/>
            <w:szCs w:val="28"/>
            <w:lang w:val="en-US"/>
          </w:rPr>
          <w:t>Accesssing</w:t>
        </w:r>
        <w:proofErr w:type="spellEnd"/>
        <w:r>
          <w:rPr>
            <w:sz w:val="28"/>
            <w:szCs w:val="28"/>
            <w:lang w:val="en-US"/>
          </w:rPr>
          <w:t xml:space="preserve"> values in a list</w:t>
        </w:r>
      </w:ins>
    </w:p>
    <w:p w14:paraId="4DCF698A" w14:textId="47924C70" w:rsidR="00514E07" w:rsidRDefault="00514E07" w:rsidP="00514E07">
      <w:pPr>
        <w:pStyle w:val="ListParagraph"/>
        <w:numPr>
          <w:ilvl w:val="0"/>
          <w:numId w:val="1"/>
        </w:numPr>
        <w:rPr>
          <w:ins w:id="476" w:author="Aditya Singh Kshatreeya" w:date="2026-02-01T09:57:00Z"/>
          <w:sz w:val="28"/>
          <w:szCs w:val="28"/>
          <w:lang w:val="en-US"/>
        </w:rPr>
      </w:pPr>
      <w:ins w:id="477" w:author="Aditya Singh Kshatreeya" w:date="2026-02-01T09:57:00Z">
        <w:r>
          <w:rPr>
            <w:sz w:val="28"/>
            <w:szCs w:val="28"/>
            <w:lang w:val="en-US"/>
          </w:rPr>
          <w:t>From above lang</w:t>
        </w:r>
      </w:ins>
    </w:p>
    <w:p w14:paraId="0D4883A7" w14:textId="7EFFF707" w:rsidR="00514E07" w:rsidRDefault="00514E07" w:rsidP="00514E07">
      <w:pPr>
        <w:pStyle w:val="ListParagraph"/>
        <w:numPr>
          <w:ilvl w:val="0"/>
          <w:numId w:val="1"/>
        </w:numPr>
        <w:rPr>
          <w:ins w:id="478" w:author="Aditya Singh Kshatreeya" w:date="2026-02-01T09:58:00Z"/>
          <w:sz w:val="28"/>
          <w:szCs w:val="28"/>
          <w:lang w:val="en-US"/>
        </w:rPr>
      </w:pPr>
      <w:ins w:id="479" w:author="Aditya Singh Kshatreeya" w:date="2026-02-01T09:57:00Z">
        <w:r>
          <w:rPr>
            <w:sz w:val="28"/>
            <w:szCs w:val="28"/>
            <w:lang w:val="en-US"/>
          </w:rPr>
          <w:lastRenderedPageBreak/>
          <w:t>Like ranges</w:t>
        </w:r>
      </w:ins>
      <w:ins w:id="480" w:author="Aditya Singh Kshatreeya" w:date="2026-02-01T09:58:00Z">
        <w:r>
          <w:rPr>
            <w:sz w:val="28"/>
            <w:szCs w:val="28"/>
            <w:lang w:val="en-US"/>
          </w:rPr>
          <w:t xml:space="preserve">, list </w:t>
        </w:r>
        <w:proofErr w:type="gramStart"/>
        <w:r>
          <w:rPr>
            <w:sz w:val="28"/>
            <w:szCs w:val="28"/>
            <w:lang w:val="en-US"/>
          </w:rPr>
          <w:t>are</w:t>
        </w:r>
        <w:proofErr w:type="gramEnd"/>
        <w:r>
          <w:rPr>
            <w:sz w:val="28"/>
            <w:szCs w:val="28"/>
            <w:lang w:val="en-US"/>
          </w:rPr>
          <w:t xml:space="preserve"> ZERO Indexed. </w:t>
        </w:r>
        <w:proofErr w:type="gramStart"/>
        <w:r>
          <w:rPr>
            <w:sz w:val="28"/>
            <w:szCs w:val="28"/>
            <w:lang w:val="en-US"/>
          </w:rPr>
          <w:t>So</w:t>
        </w:r>
        <w:proofErr w:type="gramEnd"/>
        <w:r>
          <w:rPr>
            <w:sz w:val="28"/>
            <w:szCs w:val="28"/>
            <w:lang w:val="en-US"/>
          </w:rPr>
          <w:t xml:space="preserve"> the first element lives at index 0.</w:t>
        </w:r>
      </w:ins>
    </w:p>
    <w:p w14:paraId="00CAB879" w14:textId="19D07282" w:rsidR="00514E07" w:rsidRDefault="00514E07" w:rsidP="00514E07">
      <w:pPr>
        <w:pStyle w:val="ListParagraph"/>
        <w:rPr>
          <w:ins w:id="481" w:author="Aditya Singh Kshatreeya" w:date="2026-02-01T09:58:00Z"/>
          <w:sz w:val="28"/>
          <w:szCs w:val="28"/>
          <w:lang w:val="en-US"/>
        </w:rPr>
      </w:pPr>
      <w:ins w:id="482" w:author="Aditya Singh Kshatreeya" w:date="2026-02-01T09:58:00Z">
        <w:r>
          <w:rPr>
            <w:sz w:val="28"/>
            <w:szCs w:val="28"/>
            <w:lang w:val="en-US"/>
          </w:rPr>
          <w:t>Print(</w:t>
        </w:r>
        <w:proofErr w:type="gramStart"/>
        <w:r>
          <w:rPr>
            <w:sz w:val="28"/>
            <w:szCs w:val="28"/>
            <w:lang w:val="en-US"/>
          </w:rPr>
          <w:t>lang</w:t>
        </w:r>
      </w:ins>
      <w:ins w:id="483" w:author="Aditya Singh Kshatreeya" w:date="2026-02-01T09:59:00Z">
        <w:r>
          <w:rPr>
            <w:sz w:val="28"/>
            <w:szCs w:val="28"/>
            <w:lang w:val="en-US"/>
          </w:rPr>
          <w:t>[</w:t>
        </w:r>
      </w:ins>
      <w:proofErr w:type="gramEnd"/>
      <w:ins w:id="484" w:author="Aditya Singh Kshatreeya" w:date="2026-02-01T09:58:00Z">
        <w:r>
          <w:rPr>
            <w:sz w:val="28"/>
            <w:szCs w:val="28"/>
            <w:lang w:val="en-US"/>
          </w:rPr>
          <w:t>0</w:t>
        </w:r>
      </w:ins>
      <w:ins w:id="485" w:author="Aditya Singh Kshatreeya" w:date="2026-02-01T09:59:00Z">
        <w:r>
          <w:rPr>
            <w:sz w:val="28"/>
            <w:szCs w:val="28"/>
            <w:lang w:val="en-US"/>
          </w:rPr>
          <w:t>]</w:t>
        </w:r>
      </w:ins>
      <w:ins w:id="486" w:author="Aditya Singh Kshatreeya" w:date="2026-02-01T09:58:00Z">
        <w:r>
          <w:rPr>
            <w:sz w:val="28"/>
            <w:szCs w:val="28"/>
            <w:lang w:val="en-US"/>
          </w:rPr>
          <w:t>)</w:t>
        </w:r>
      </w:ins>
    </w:p>
    <w:p w14:paraId="6E035CC6" w14:textId="6A5D592C" w:rsidR="00514E07" w:rsidRDefault="00514E07" w:rsidP="00514E07">
      <w:pPr>
        <w:pStyle w:val="ListParagraph"/>
        <w:rPr>
          <w:ins w:id="487" w:author="Aditya Singh Kshatreeya" w:date="2026-02-01T09:59:00Z"/>
          <w:sz w:val="28"/>
          <w:szCs w:val="28"/>
          <w:lang w:val="en-US"/>
        </w:rPr>
      </w:pPr>
      <w:ins w:id="488" w:author="Aditya Singh Kshatreeya" w:date="2026-02-01T09:58:00Z">
        <w:r>
          <w:rPr>
            <w:sz w:val="28"/>
            <w:szCs w:val="28"/>
            <w:lang w:val="en-US"/>
          </w:rPr>
          <w:t>Print(</w:t>
        </w:r>
        <w:proofErr w:type="gramStart"/>
        <w:r>
          <w:rPr>
            <w:sz w:val="28"/>
            <w:szCs w:val="28"/>
            <w:lang w:val="en-US"/>
          </w:rPr>
          <w:t>lang[</w:t>
        </w:r>
        <w:proofErr w:type="gramEnd"/>
        <w:r>
          <w:rPr>
            <w:sz w:val="28"/>
            <w:szCs w:val="28"/>
            <w:lang w:val="en-US"/>
          </w:rPr>
          <w:t>1])</w:t>
        </w:r>
      </w:ins>
    </w:p>
    <w:p w14:paraId="75960FA2" w14:textId="352823F7" w:rsidR="00514E07" w:rsidRDefault="00514E07">
      <w:pPr>
        <w:pStyle w:val="ListParagraph"/>
        <w:numPr>
          <w:ilvl w:val="0"/>
          <w:numId w:val="1"/>
        </w:numPr>
        <w:rPr>
          <w:ins w:id="489" w:author="Aditya Singh Kshatreeya" w:date="2026-02-01T09:59:00Z"/>
          <w:sz w:val="28"/>
          <w:szCs w:val="28"/>
          <w:lang w:val="en-US"/>
        </w:rPr>
        <w:pPrChange w:id="490" w:author="Aditya Singh Kshatreeya" w:date="2026-02-01T10:01:00Z">
          <w:pPr>
            <w:pStyle w:val="ListParagraph"/>
          </w:pPr>
        </w:pPrChange>
      </w:pPr>
      <w:ins w:id="491" w:author="Aditya Singh Kshatreeya" w:date="2026-02-01T10:01:00Z">
        <w:r>
          <w:rPr>
            <w:sz w:val="28"/>
            <w:szCs w:val="28"/>
            <w:lang w:val="en-US"/>
          </w:rPr>
          <w:t xml:space="preserve">We can check if a value is in a list using “in” </w:t>
        </w:r>
        <w:proofErr w:type="gramStart"/>
        <w:r>
          <w:rPr>
            <w:sz w:val="28"/>
            <w:szCs w:val="28"/>
            <w:lang w:val="en-US"/>
          </w:rPr>
          <w:t xml:space="preserve">or  </w:t>
        </w:r>
      </w:ins>
      <w:ins w:id="492" w:author="Aditya Singh Kshatreeya" w:date="2026-02-01T10:02:00Z">
        <w:r>
          <w:rPr>
            <w:sz w:val="28"/>
            <w:szCs w:val="28"/>
            <w:lang w:val="en-US"/>
          </w:rPr>
          <w:t>“</w:t>
        </w:r>
        <w:proofErr w:type="gramEnd"/>
        <w:r>
          <w:rPr>
            <w:sz w:val="28"/>
            <w:szCs w:val="28"/>
            <w:lang w:val="en-US"/>
          </w:rPr>
          <w:t>not in” Operator</w:t>
        </w:r>
      </w:ins>
    </w:p>
    <w:p w14:paraId="3F24DC79" w14:textId="65A2F001" w:rsidR="00514E07" w:rsidRDefault="00514E07" w:rsidP="00514E07">
      <w:pPr>
        <w:pStyle w:val="ListParagraph"/>
        <w:rPr>
          <w:ins w:id="493" w:author="Aditya Singh Kshatreeya" w:date="2026-02-01T09:59:00Z"/>
          <w:sz w:val="28"/>
          <w:szCs w:val="28"/>
          <w:lang w:val="en-US"/>
        </w:rPr>
      </w:pPr>
      <w:ins w:id="494" w:author="Aditya Singh Kshatreeya" w:date="2026-02-01T09:59:00Z">
        <w:r>
          <w:rPr>
            <w:sz w:val="28"/>
            <w:szCs w:val="28"/>
            <w:lang w:val="en-US"/>
          </w:rPr>
          <w:t xml:space="preserve">In or not </w:t>
        </w:r>
        <w:proofErr w:type="gramStart"/>
        <w:r>
          <w:rPr>
            <w:sz w:val="28"/>
            <w:szCs w:val="28"/>
            <w:lang w:val="en-US"/>
          </w:rPr>
          <w:t>in  operator</w:t>
        </w:r>
        <w:proofErr w:type="gramEnd"/>
        <w:r>
          <w:rPr>
            <w:sz w:val="28"/>
            <w:szCs w:val="28"/>
            <w:lang w:val="en-US"/>
          </w:rPr>
          <w:t xml:space="preserve"> </w:t>
        </w:r>
      </w:ins>
    </w:p>
    <w:p w14:paraId="1E6FBC36" w14:textId="276F28BE" w:rsidR="00514E07" w:rsidRDefault="00514E07" w:rsidP="00514E07">
      <w:pPr>
        <w:pStyle w:val="ListParagraph"/>
        <w:rPr>
          <w:ins w:id="495" w:author="Aditya Singh Kshatreeya" w:date="2026-02-01T10:00:00Z"/>
          <w:sz w:val="28"/>
          <w:szCs w:val="28"/>
          <w:lang w:val="en-US"/>
        </w:rPr>
      </w:pPr>
      <w:ins w:id="496" w:author="Aditya Singh Kshatreeya" w:date="2026-02-01T09:59:00Z">
        <w:r>
          <w:rPr>
            <w:sz w:val="28"/>
            <w:szCs w:val="28"/>
            <w:lang w:val="en-US"/>
          </w:rPr>
          <w:t>‘python’</w:t>
        </w:r>
      </w:ins>
      <w:ins w:id="497" w:author="Aditya Singh Kshatreeya" w:date="2026-02-01T10:00:00Z">
        <w:r>
          <w:rPr>
            <w:sz w:val="28"/>
            <w:szCs w:val="28"/>
            <w:lang w:val="en-US"/>
          </w:rPr>
          <w:t xml:space="preserve"> in </w:t>
        </w:r>
        <w:proofErr w:type="gramStart"/>
        <w:r>
          <w:rPr>
            <w:sz w:val="28"/>
            <w:szCs w:val="28"/>
            <w:lang w:val="en-US"/>
          </w:rPr>
          <w:t>lang  #</w:t>
        </w:r>
        <w:proofErr w:type="gramEnd"/>
        <w:r>
          <w:rPr>
            <w:sz w:val="28"/>
            <w:szCs w:val="28"/>
            <w:lang w:val="en-US"/>
          </w:rPr>
          <w:t xml:space="preserve"> true</w:t>
        </w:r>
      </w:ins>
    </w:p>
    <w:p w14:paraId="5C438AB1" w14:textId="189C5F17" w:rsidR="00514E07" w:rsidRDefault="00514E07" w:rsidP="00514E07">
      <w:pPr>
        <w:pStyle w:val="ListParagraph"/>
        <w:rPr>
          <w:ins w:id="498" w:author="Aditya Singh Kshatreeya" w:date="2026-02-01T10:00:00Z"/>
          <w:sz w:val="28"/>
          <w:szCs w:val="28"/>
          <w:lang w:val="en-US"/>
        </w:rPr>
      </w:pPr>
      <w:ins w:id="499" w:author="Aditya Singh Kshatreeya" w:date="2026-02-01T10:00:00Z">
        <w:r>
          <w:rPr>
            <w:sz w:val="28"/>
            <w:szCs w:val="28"/>
            <w:lang w:val="en-US"/>
          </w:rPr>
          <w:t>‘</w:t>
        </w:r>
        <w:proofErr w:type="spellStart"/>
        <w:r>
          <w:rPr>
            <w:sz w:val="28"/>
            <w:szCs w:val="28"/>
            <w:lang w:val="en-US"/>
          </w:rPr>
          <w:t>javascritp</w:t>
        </w:r>
        <w:proofErr w:type="spellEnd"/>
        <w:r>
          <w:rPr>
            <w:sz w:val="28"/>
            <w:szCs w:val="28"/>
            <w:lang w:val="en-US"/>
          </w:rPr>
          <w:t xml:space="preserve">’ in </w:t>
        </w:r>
        <w:proofErr w:type="gramStart"/>
        <w:r>
          <w:rPr>
            <w:sz w:val="28"/>
            <w:szCs w:val="28"/>
            <w:lang w:val="en-US"/>
          </w:rPr>
          <w:t>lang  #</w:t>
        </w:r>
        <w:proofErr w:type="gramEnd"/>
        <w:r>
          <w:rPr>
            <w:sz w:val="28"/>
            <w:szCs w:val="28"/>
            <w:lang w:val="en-US"/>
          </w:rPr>
          <w:t xml:space="preserve"> true</w:t>
        </w:r>
      </w:ins>
    </w:p>
    <w:p w14:paraId="0CE65091" w14:textId="0169D520" w:rsidR="00514E07" w:rsidRDefault="00514E07" w:rsidP="00514E07">
      <w:pPr>
        <w:pStyle w:val="ListParagraph"/>
        <w:rPr>
          <w:ins w:id="500" w:author="Aditya Singh Kshatreeya" w:date="2026-02-01T10:00:00Z"/>
          <w:sz w:val="28"/>
          <w:szCs w:val="28"/>
          <w:lang w:val="en-US"/>
        </w:rPr>
      </w:pPr>
      <w:ins w:id="501" w:author="Aditya Singh Kshatreeya" w:date="2026-02-01T10:00:00Z">
        <w:r>
          <w:rPr>
            <w:sz w:val="28"/>
            <w:szCs w:val="28"/>
            <w:lang w:val="en-US"/>
          </w:rPr>
          <w:t>‘c#’ in lang # false</w:t>
        </w:r>
      </w:ins>
    </w:p>
    <w:p w14:paraId="7C483241" w14:textId="6301AF79" w:rsidR="00514E07" w:rsidRDefault="00514E07" w:rsidP="00514E07">
      <w:pPr>
        <w:pStyle w:val="ListParagraph"/>
        <w:rPr>
          <w:ins w:id="502" w:author="Aditya Singh Kshatreeya" w:date="2026-02-01T10:03:00Z"/>
          <w:sz w:val="28"/>
          <w:szCs w:val="28"/>
          <w:lang w:val="en-US"/>
        </w:rPr>
      </w:pPr>
      <w:ins w:id="503" w:author="Aditya Singh Kshatreeya" w:date="2026-02-01T10:01:00Z">
        <w:r>
          <w:rPr>
            <w:sz w:val="28"/>
            <w:szCs w:val="28"/>
            <w:lang w:val="en-US"/>
          </w:rPr>
          <w:t>‘python’ not in lang # false</w:t>
        </w:r>
      </w:ins>
    </w:p>
    <w:p w14:paraId="48602B8C" w14:textId="6B6B8743" w:rsidR="00595BE2" w:rsidRPr="00595BE2" w:rsidRDefault="00595BE2">
      <w:pPr>
        <w:pStyle w:val="ListParagraph"/>
        <w:numPr>
          <w:ilvl w:val="0"/>
          <w:numId w:val="1"/>
        </w:numPr>
        <w:rPr>
          <w:ins w:id="504" w:author="Aditya Singh Kshatreeya" w:date="2026-02-01T10:08:00Z"/>
          <w:sz w:val="28"/>
          <w:szCs w:val="28"/>
          <w:lang w:val="en-US"/>
          <w:rPrChange w:id="505" w:author="Aditya Singh Kshatreeya" w:date="2026-02-01T10:08:00Z">
            <w:rPr>
              <w:ins w:id="506" w:author="Aditya Singh Kshatreeya" w:date="2026-02-01T10:08:00Z"/>
              <w:lang w:val="en-US"/>
            </w:rPr>
          </w:rPrChange>
        </w:rPr>
        <w:pPrChange w:id="507" w:author="Aditya Singh Kshatreeya" w:date="2026-02-01T10:08:00Z">
          <w:pPr/>
        </w:pPrChange>
      </w:pPr>
      <w:ins w:id="508" w:author="Aditya Singh Kshatreeya" w:date="2026-02-01T10:08:00Z">
        <w:r>
          <w:rPr>
            <w:sz w:val="28"/>
            <w:szCs w:val="28"/>
            <w:lang w:val="en-US"/>
          </w:rPr>
          <w:t>Iterati</w:t>
        </w:r>
      </w:ins>
      <w:ins w:id="509" w:author="Aditya Singh Kshatreeya" w:date="2026-02-01T10:09:00Z">
        <w:r>
          <w:rPr>
            <w:sz w:val="28"/>
            <w:szCs w:val="28"/>
            <w:lang w:val="en-US"/>
          </w:rPr>
          <w:t xml:space="preserve">ng over </w:t>
        </w:r>
        <w:proofErr w:type="gramStart"/>
        <w:r>
          <w:rPr>
            <w:sz w:val="28"/>
            <w:szCs w:val="28"/>
            <w:lang w:val="en-US"/>
          </w:rPr>
          <w:t>lists :</w:t>
        </w:r>
        <w:proofErr w:type="gramEnd"/>
        <w:r>
          <w:rPr>
            <w:sz w:val="28"/>
            <w:szCs w:val="28"/>
            <w:lang w:val="en-US"/>
          </w:rPr>
          <w:t xml:space="preserve"> </w:t>
        </w:r>
      </w:ins>
    </w:p>
    <w:p w14:paraId="78D300DD" w14:textId="203FBDC6" w:rsidR="00595BE2" w:rsidRDefault="00595BE2" w:rsidP="00595BE2">
      <w:pPr>
        <w:rPr>
          <w:ins w:id="510" w:author="Aditya Singh Kshatreeya" w:date="2026-02-01T10:08:00Z"/>
          <w:sz w:val="28"/>
          <w:szCs w:val="28"/>
          <w:lang w:val="en-US"/>
        </w:rPr>
      </w:pPr>
      <w:proofErr w:type="spellStart"/>
      <w:ins w:id="511" w:author="Aditya Singh Kshatreeya" w:date="2026-02-01T10:06:00Z">
        <w:r>
          <w:rPr>
            <w:sz w:val="28"/>
            <w:szCs w:val="28"/>
            <w:lang w:val="en-US"/>
          </w:rPr>
          <w:t>l</w:t>
        </w:r>
      </w:ins>
      <w:ins w:id="512" w:author="Aditya Singh Kshatreeya" w:date="2026-02-01T10:05:00Z">
        <w:r>
          <w:rPr>
            <w:sz w:val="28"/>
            <w:szCs w:val="28"/>
            <w:lang w:val="en-US"/>
          </w:rPr>
          <w:t>ang</w:t>
        </w:r>
      </w:ins>
      <w:ins w:id="513" w:author="Aditya Singh Kshatreeya" w:date="2026-02-01T10:06:00Z">
        <w:r>
          <w:rPr>
            <w:sz w:val="28"/>
            <w:szCs w:val="28"/>
            <w:lang w:val="en-US"/>
          </w:rPr>
          <w:t>s</w:t>
        </w:r>
      </w:ins>
      <w:proofErr w:type="spellEnd"/>
      <w:ins w:id="514" w:author="Aditya Singh Kshatreeya" w:date="2026-02-01T10:05:00Z">
        <w:r>
          <w:rPr>
            <w:sz w:val="28"/>
            <w:szCs w:val="28"/>
            <w:lang w:val="en-US"/>
          </w:rPr>
          <w:t xml:space="preserve"> = [‘python’, ‘</w:t>
        </w:r>
      </w:ins>
      <w:proofErr w:type="spellStart"/>
      <w:ins w:id="515" w:author="Aditya Singh Kshatreeya" w:date="2026-02-01T10:06:00Z">
        <w:r>
          <w:rPr>
            <w:sz w:val="28"/>
            <w:szCs w:val="28"/>
            <w:lang w:val="en-US"/>
          </w:rPr>
          <w:t>Javascript</w:t>
        </w:r>
        <w:proofErr w:type="spellEnd"/>
        <w:r>
          <w:rPr>
            <w:sz w:val="28"/>
            <w:szCs w:val="28"/>
            <w:lang w:val="en-US"/>
          </w:rPr>
          <w:t>’, ‘rust’]</w:t>
        </w:r>
      </w:ins>
    </w:p>
    <w:p w14:paraId="37355351" w14:textId="5B0E1678" w:rsidR="00595BE2" w:rsidRDefault="00595BE2" w:rsidP="00595BE2">
      <w:pPr>
        <w:rPr>
          <w:ins w:id="516" w:author="Aditya Singh Kshatreeya" w:date="2026-02-01T10:06:00Z"/>
          <w:sz w:val="28"/>
          <w:szCs w:val="28"/>
          <w:lang w:val="en-US"/>
        </w:rPr>
      </w:pPr>
      <w:ins w:id="517" w:author="Aditya Singh Kshatreeya" w:date="2026-02-01T10:08:00Z">
        <w:r>
          <w:rPr>
            <w:sz w:val="28"/>
            <w:szCs w:val="28"/>
            <w:lang w:val="en-US"/>
          </w:rPr>
          <w:t># for loop</w:t>
        </w:r>
      </w:ins>
    </w:p>
    <w:p w14:paraId="4E9A5DE5" w14:textId="0BD32CE7" w:rsidR="00595BE2" w:rsidRDefault="00595BE2" w:rsidP="00595BE2">
      <w:pPr>
        <w:rPr>
          <w:ins w:id="518" w:author="Aditya Singh Kshatreeya" w:date="2026-02-01T10:06:00Z"/>
          <w:sz w:val="28"/>
          <w:szCs w:val="28"/>
          <w:lang w:val="en-US"/>
        </w:rPr>
      </w:pPr>
      <w:ins w:id="519" w:author="Aditya Singh Kshatreeya" w:date="2026-02-01T10:06:00Z">
        <w:r>
          <w:rPr>
            <w:sz w:val="28"/>
            <w:szCs w:val="28"/>
            <w:lang w:val="en-US"/>
          </w:rPr>
          <w:t xml:space="preserve">For lang in </w:t>
        </w:r>
        <w:proofErr w:type="spellStart"/>
        <w:r>
          <w:rPr>
            <w:sz w:val="28"/>
            <w:szCs w:val="28"/>
            <w:lang w:val="en-US"/>
          </w:rPr>
          <w:t>langs</w:t>
        </w:r>
        <w:proofErr w:type="spellEnd"/>
        <w:r>
          <w:rPr>
            <w:sz w:val="28"/>
            <w:szCs w:val="28"/>
            <w:lang w:val="en-US"/>
          </w:rPr>
          <w:t>:</w:t>
        </w:r>
      </w:ins>
    </w:p>
    <w:p w14:paraId="5FD19AFB" w14:textId="05025BBF" w:rsidR="00595BE2" w:rsidRDefault="00595BE2" w:rsidP="00595BE2">
      <w:pPr>
        <w:rPr>
          <w:ins w:id="520" w:author="Aditya Singh Kshatreeya" w:date="2026-02-01T10:06:00Z"/>
          <w:sz w:val="28"/>
          <w:szCs w:val="28"/>
          <w:lang w:val="en-US"/>
        </w:rPr>
      </w:pPr>
      <w:ins w:id="521" w:author="Aditya Singh Kshatreeya" w:date="2026-02-01T10:06:00Z">
        <w:r>
          <w:rPr>
            <w:sz w:val="28"/>
            <w:szCs w:val="28"/>
            <w:lang w:val="en-US"/>
          </w:rPr>
          <w:tab/>
          <w:t>Print(lang)</w:t>
        </w:r>
      </w:ins>
    </w:p>
    <w:p w14:paraId="69737D7D" w14:textId="14ACB0B0" w:rsidR="00595BE2" w:rsidRDefault="00595BE2" w:rsidP="00595BE2">
      <w:pPr>
        <w:rPr>
          <w:ins w:id="522" w:author="Aditya Singh Kshatreeya" w:date="2026-02-01T10:06:00Z"/>
          <w:sz w:val="28"/>
          <w:szCs w:val="28"/>
          <w:lang w:val="en-US"/>
        </w:rPr>
      </w:pPr>
      <w:ins w:id="523" w:author="Aditya Singh Kshatreeya" w:date="2026-02-01T10:08:00Z">
        <w:r>
          <w:rPr>
            <w:sz w:val="28"/>
            <w:szCs w:val="28"/>
            <w:lang w:val="en-US"/>
          </w:rPr>
          <w:t>#</w:t>
        </w:r>
        <w:proofErr w:type="gramStart"/>
        <w:r>
          <w:rPr>
            <w:sz w:val="28"/>
            <w:szCs w:val="28"/>
            <w:lang w:val="en-US"/>
          </w:rPr>
          <w:t>while</w:t>
        </w:r>
        <w:proofErr w:type="gramEnd"/>
        <w:r>
          <w:rPr>
            <w:sz w:val="28"/>
            <w:szCs w:val="28"/>
            <w:lang w:val="en-US"/>
          </w:rPr>
          <w:t xml:space="preserve"> loop</w:t>
        </w:r>
      </w:ins>
    </w:p>
    <w:p w14:paraId="100766F5" w14:textId="0792C1F4" w:rsidR="00595BE2" w:rsidRDefault="00595BE2" w:rsidP="00595BE2">
      <w:pPr>
        <w:rPr>
          <w:ins w:id="524" w:author="Aditya Singh Kshatreeya" w:date="2026-02-01T10:07:00Z"/>
          <w:sz w:val="28"/>
          <w:szCs w:val="28"/>
          <w:lang w:val="en-US"/>
        </w:rPr>
      </w:pPr>
      <w:ins w:id="525" w:author="Aditya Singh Kshatreeya" w:date="2026-02-01T10:07:00Z">
        <w:r>
          <w:rPr>
            <w:sz w:val="28"/>
            <w:szCs w:val="28"/>
            <w:lang w:val="en-US"/>
          </w:rPr>
          <w:t>count = 0</w:t>
        </w:r>
      </w:ins>
    </w:p>
    <w:p w14:paraId="05071834" w14:textId="6B5AFF59" w:rsidR="00595BE2" w:rsidRDefault="00595BE2" w:rsidP="00595BE2">
      <w:pPr>
        <w:rPr>
          <w:ins w:id="526" w:author="Aditya Singh Kshatreeya" w:date="2026-02-01T10:07:00Z"/>
          <w:sz w:val="28"/>
          <w:szCs w:val="28"/>
          <w:lang w:val="en-US"/>
        </w:rPr>
      </w:pPr>
      <w:ins w:id="527" w:author="Aditya Singh Kshatreeya" w:date="2026-02-01T10:07:00Z">
        <w:r>
          <w:rPr>
            <w:sz w:val="28"/>
            <w:szCs w:val="28"/>
            <w:lang w:val="en-US"/>
          </w:rPr>
          <w:t xml:space="preserve">While count &lt; </w:t>
        </w:r>
        <w:proofErr w:type="spellStart"/>
        <w:r>
          <w:rPr>
            <w:sz w:val="28"/>
            <w:szCs w:val="28"/>
            <w:lang w:val="en-US"/>
          </w:rPr>
          <w:t>len</w:t>
        </w:r>
        <w:proofErr w:type="spellEnd"/>
        <w:r>
          <w:rPr>
            <w:sz w:val="28"/>
            <w:szCs w:val="28"/>
            <w:lang w:val="en-US"/>
          </w:rPr>
          <w:t>(</w:t>
        </w:r>
        <w:proofErr w:type="spellStart"/>
        <w:r>
          <w:rPr>
            <w:sz w:val="28"/>
            <w:szCs w:val="28"/>
            <w:lang w:val="en-US"/>
          </w:rPr>
          <w:t>langs</w:t>
        </w:r>
        <w:proofErr w:type="spellEnd"/>
        <w:r>
          <w:rPr>
            <w:sz w:val="28"/>
            <w:szCs w:val="28"/>
            <w:lang w:val="en-US"/>
          </w:rPr>
          <w:t>):</w:t>
        </w:r>
      </w:ins>
    </w:p>
    <w:p w14:paraId="01354066" w14:textId="5F2EE80A" w:rsidR="00595BE2" w:rsidRDefault="00595BE2" w:rsidP="00595BE2">
      <w:pPr>
        <w:rPr>
          <w:ins w:id="528" w:author="Aditya Singh Kshatreeya" w:date="2026-02-01T10:07:00Z"/>
          <w:sz w:val="28"/>
          <w:szCs w:val="28"/>
          <w:lang w:val="en-US"/>
        </w:rPr>
      </w:pPr>
      <w:ins w:id="529" w:author="Aditya Singh Kshatreeya" w:date="2026-02-01T10:07:00Z">
        <w:r>
          <w:rPr>
            <w:sz w:val="28"/>
            <w:szCs w:val="28"/>
            <w:lang w:val="en-US"/>
          </w:rPr>
          <w:tab/>
          <w:t>Print(</w:t>
        </w:r>
        <w:proofErr w:type="spellStart"/>
        <w:r>
          <w:rPr>
            <w:sz w:val="28"/>
            <w:szCs w:val="28"/>
            <w:lang w:val="en-US"/>
          </w:rPr>
          <w:t>langs</w:t>
        </w:r>
        <w:proofErr w:type="spellEnd"/>
        <w:r>
          <w:rPr>
            <w:sz w:val="28"/>
            <w:szCs w:val="28"/>
            <w:lang w:val="en-US"/>
          </w:rPr>
          <w:t>[count])</w:t>
        </w:r>
      </w:ins>
    </w:p>
    <w:p w14:paraId="4F7A427C" w14:textId="510E545F" w:rsidR="00595BE2" w:rsidRDefault="00595BE2" w:rsidP="00595BE2">
      <w:pPr>
        <w:rPr>
          <w:ins w:id="530" w:author="Aditya Singh Kshatreeya" w:date="2026-02-01T10:09:00Z"/>
          <w:sz w:val="28"/>
          <w:szCs w:val="28"/>
          <w:lang w:val="en-US"/>
        </w:rPr>
      </w:pPr>
      <w:ins w:id="531" w:author="Aditya Singh Kshatreeya" w:date="2026-02-01T10:07:00Z">
        <w:r>
          <w:rPr>
            <w:sz w:val="28"/>
            <w:szCs w:val="28"/>
            <w:lang w:val="en-US"/>
          </w:rPr>
          <w:tab/>
          <w:t>Count += 1</w:t>
        </w:r>
      </w:ins>
    </w:p>
    <w:p w14:paraId="15CDA495" w14:textId="77777777" w:rsidR="00595BE2" w:rsidRDefault="00595BE2" w:rsidP="00595BE2">
      <w:pPr>
        <w:rPr>
          <w:ins w:id="532" w:author="Aditya Singh Kshatreeya" w:date="2026-02-01T10:09:00Z"/>
          <w:sz w:val="28"/>
          <w:szCs w:val="28"/>
          <w:lang w:val="en-US"/>
        </w:rPr>
      </w:pPr>
    </w:p>
    <w:p w14:paraId="63E0AEF2" w14:textId="09DB7500" w:rsidR="00595BE2" w:rsidRDefault="00595BE2" w:rsidP="00595BE2">
      <w:pPr>
        <w:pStyle w:val="ListParagraph"/>
        <w:numPr>
          <w:ilvl w:val="0"/>
          <w:numId w:val="1"/>
        </w:numPr>
        <w:rPr>
          <w:ins w:id="533" w:author="Aditya Singh Kshatreeya" w:date="2026-02-01T10:11:00Z"/>
          <w:sz w:val="28"/>
          <w:szCs w:val="28"/>
          <w:lang w:val="en-US"/>
        </w:rPr>
      </w:pPr>
      <w:proofErr w:type="gramStart"/>
      <w:ins w:id="534" w:author="Aditya Singh Kshatreeya" w:date="2026-02-01T10:10:00Z">
        <w:r>
          <w:rPr>
            <w:sz w:val="28"/>
            <w:szCs w:val="28"/>
            <w:lang w:val="en-US"/>
          </w:rPr>
          <w:t>Append(</w:t>
        </w:r>
        <w:proofErr w:type="gramEnd"/>
        <w:r>
          <w:rPr>
            <w:sz w:val="28"/>
            <w:szCs w:val="28"/>
            <w:lang w:val="en-US"/>
          </w:rPr>
          <w:t>)</w:t>
        </w:r>
      </w:ins>
      <w:ins w:id="535" w:author="Aditya Singh Kshatreeya" w:date="2026-02-01T10:11:00Z">
        <w:r>
          <w:rPr>
            <w:sz w:val="28"/>
            <w:szCs w:val="28"/>
            <w:lang w:val="en-US"/>
          </w:rPr>
          <w:t xml:space="preserve"> : Add an item to the end of a list </w:t>
        </w:r>
      </w:ins>
    </w:p>
    <w:p w14:paraId="28772A29" w14:textId="544D889C" w:rsidR="00595BE2" w:rsidRDefault="00595BE2" w:rsidP="00595BE2">
      <w:pPr>
        <w:pStyle w:val="ListParagraph"/>
        <w:rPr>
          <w:ins w:id="536" w:author="Aditya Singh Kshatreeya" w:date="2026-02-01T10:12:00Z"/>
          <w:sz w:val="28"/>
          <w:szCs w:val="28"/>
          <w:lang w:val="en-US"/>
        </w:rPr>
      </w:pPr>
      <w:proofErr w:type="spellStart"/>
      <w:ins w:id="537" w:author="Aditya Singh Kshatreeya" w:date="2026-02-01T10:11:00Z">
        <w:r>
          <w:rPr>
            <w:sz w:val="28"/>
            <w:szCs w:val="28"/>
            <w:lang w:val="en-US"/>
          </w:rPr>
          <w:t>Rando</w:t>
        </w:r>
      </w:ins>
      <w:ins w:id="538" w:author="Aditya Singh Kshatreeya" w:date="2026-02-01T10:12:00Z">
        <w:r>
          <w:rPr>
            <w:sz w:val="28"/>
            <w:szCs w:val="28"/>
            <w:lang w:val="en-US"/>
          </w:rPr>
          <w:t>m_numbers</w:t>
        </w:r>
        <w:proofErr w:type="spellEnd"/>
        <w:r>
          <w:rPr>
            <w:sz w:val="28"/>
            <w:szCs w:val="28"/>
            <w:lang w:val="en-US"/>
          </w:rPr>
          <w:t xml:space="preserve"> = [1,2,4,43,53,53]</w:t>
        </w:r>
      </w:ins>
    </w:p>
    <w:p w14:paraId="2BC2EA08" w14:textId="54653E26" w:rsidR="00595BE2" w:rsidRDefault="00F942B8" w:rsidP="00595BE2">
      <w:pPr>
        <w:pStyle w:val="ListParagraph"/>
        <w:rPr>
          <w:ins w:id="539" w:author="Aditya Singh Kshatreeya" w:date="2026-02-01T10:12:00Z"/>
          <w:sz w:val="28"/>
          <w:szCs w:val="28"/>
          <w:lang w:val="en-US"/>
        </w:rPr>
      </w:pPr>
      <w:proofErr w:type="spellStart"/>
      <w:ins w:id="540" w:author="Aditya Singh Kshatreeya" w:date="2026-02-01T10:12:00Z">
        <w:r>
          <w:rPr>
            <w:sz w:val="28"/>
            <w:szCs w:val="28"/>
            <w:lang w:val="en-US"/>
          </w:rPr>
          <w:t>R</w:t>
        </w:r>
        <w:r w:rsidR="00595BE2">
          <w:rPr>
            <w:sz w:val="28"/>
            <w:szCs w:val="28"/>
            <w:lang w:val="en-US"/>
          </w:rPr>
          <w:t>and</w:t>
        </w:r>
        <w:r>
          <w:rPr>
            <w:sz w:val="28"/>
            <w:szCs w:val="28"/>
            <w:lang w:val="en-US"/>
          </w:rPr>
          <w:t>om_</w:t>
        </w:r>
        <w:proofErr w:type="gramStart"/>
        <w:r>
          <w:rPr>
            <w:sz w:val="28"/>
            <w:szCs w:val="28"/>
            <w:lang w:val="en-US"/>
          </w:rPr>
          <w:t>numbers.append</w:t>
        </w:r>
        <w:proofErr w:type="spellEnd"/>
        <w:proofErr w:type="gramEnd"/>
        <w:r>
          <w:rPr>
            <w:sz w:val="28"/>
            <w:szCs w:val="28"/>
            <w:lang w:val="en-US"/>
          </w:rPr>
          <w:t>(9)</w:t>
        </w:r>
      </w:ins>
    </w:p>
    <w:p w14:paraId="02E6C799" w14:textId="55EB34A2" w:rsidR="00F942B8" w:rsidRDefault="00F942B8" w:rsidP="00595BE2">
      <w:pPr>
        <w:pStyle w:val="ListParagraph"/>
        <w:rPr>
          <w:ins w:id="541" w:author="Aditya Singh Kshatreeya" w:date="2026-02-01T10:13:00Z"/>
          <w:sz w:val="28"/>
          <w:szCs w:val="28"/>
          <w:lang w:val="en-US"/>
        </w:rPr>
      </w:pPr>
      <w:ins w:id="542" w:author="Aditya Singh Kshatreeya" w:date="2026-02-01T10:12:00Z">
        <w:r>
          <w:rPr>
            <w:sz w:val="28"/>
            <w:szCs w:val="28"/>
            <w:lang w:val="en-US"/>
          </w:rPr>
          <w:t>Print(</w:t>
        </w:r>
        <w:proofErr w:type="spellStart"/>
        <w:r>
          <w:rPr>
            <w:sz w:val="28"/>
            <w:szCs w:val="28"/>
            <w:lang w:val="en-US"/>
          </w:rPr>
          <w:t>random_</w:t>
        </w:r>
        <w:proofErr w:type="gramStart"/>
        <w:r>
          <w:rPr>
            <w:sz w:val="28"/>
            <w:szCs w:val="28"/>
            <w:lang w:val="en-US"/>
          </w:rPr>
          <w:t>numbers</w:t>
        </w:r>
        <w:proofErr w:type="spellEnd"/>
        <w:r>
          <w:rPr>
            <w:sz w:val="28"/>
            <w:szCs w:val="28"/>
            <w:lang w:val="en-US"/>
          </w:rPr>
          <w:t>)  #</w:t>
        </w:r>
      </w:ins>
      <w:proofErr w:type="gramEnd"/>
      <w:ins w:id="543" w:author="Aditya Singh Kshatreeya" w:date="2026-02-01T10:13:00Z">
        <w:r>
          <w:rPr>
            <w:sz w:val="28"/>
            <w:szCs w:val="28"/>
            <w:lang w:val="en-US"/>
          </w:rPr>
          <w:t xml:space="preserve"> Output =&gt; [1,2,4,43,53,53,9]</w:t>
        </w:r>
      </w:ins>
    </w:p>
    <w:p w14:paraId="6E6CE625" w14:textId="2B1F6290" w:rsidR="00F942B8" w:rsidRDefault="00F942B8" w:rsidP="00F942B8">
      <w:pPr>
        <w:pStyle w:val="ListParagraph"/>
        <w:numPr>
          <w:ilvl w:val="0"/>
          <w:numId w:val="1"/>
        </w:numPr>
        <w:rPr>
          <w:ins w:id="544" w:author="Aditya Singh Kshatreeya" w:date="2026-02-01T10:14:00Z"/>
          <w:sz w:val="28"/>
          <w:szCs w:val="28"/>
          <w:lang w:val="en-US"/>
        </w:rPr>
      </w:pPr>
      <w:proofErr w:type="gramStart"/>
      <w:ins w:id="545" w:author="Aditya Singh Kshatreeya" w:date="2026-02-01T10:13:00Z">
        <w:r>
          <w:rPr>
            <w:sz w:val="28"/>
            <w:szCs w:val="28"/>
            <w:lang w:val="en-US"/>
          </w:rPr>
          <w:t>Extend(</w:t>
        </w:r>
        <w:proofErr w:type="gramEnd"/>
        <w:r>
          <w:rPr>
            <w:sz w:val="28"/>
            <w:szCs w:val="28"/>
            <w:lang w:val="en-US"/>
          </w:rPr>
          <w:t xml:space="preserve">) : </w:t>
        </w:r>
      </w:ins>
      <w:ins w:id="546" w:author="Aditya Singh Kshatreeya" w:date="2026-02-01T10:14:00Z">
        <w:r>
          <w:rPr>
            <w:sz w:val="28"/>
            <w:szCs w:val="28"/>
            <w:lang w:val="en-US"/>
          </w:rPr>
          <w:t>Add several items to the end of a list at the same time</w:t>
        </w:r>
      </w:ins>
    </w:p>
    <w:p w14:paraId="54B86CA2" w14:textId="773D8F3F" w:rsidR="00F942B8" w:rsidRDefault="00F942B8" w:rsidP="00F942B8">
      <w:pPr>
        <w:pStyle w:val="ListParagraph"/>
        <w:rPr>
          <w:ins w:id="547" w:author="Aditya Singh Kshatreeya" w:date="2026-02-01T10:16:00Z"/>
          <w:sz w:val="28"/>
          <w:szCs w:val="28"/>
          <w:lang w:val="en-US"/>
        </w:rPr>
      </w:pPr>
      <w:proofErr w:type="spellStart"/>
      <w:ins w:id="548" w:author="Aditya Singh Kshatreeya" w:date="2026-02-01T10:14:00Z">
        <w:r>
          <w:rPr>
            <w:sz w:val="28"/>
            <w:szCs w:val="28"/>
            <w:lang w:val="en-US"/>
          </w:rPr>
          <w:t>My</w:t>
        </w:r>
      </w:ins>
      <w:ins w:id="549" w:author="Aditya Singh Kshatreeya" w:date="2026-02-01T10:15:00Z">
        <w:r>
          <w:rPr>
            <w:sz w:val="28"/>
            <w:szCs w:val="28"/>
            <w:lang w:val="en-US"/>
          </w:rPr>
          <w:t>_list</w:t>
        </w:r>
        <w:proofErr w:type="spellEnd"/>
        <w:r>
          <w:rPr>
            <w:sz w:val="28"/>
            <w:szCs w:val="28"/>
            <w:lang w:val="en-US"/>
          </w:rPr>
          <w:t xml:space="preserve"> = [1,2,3]</w:t>
        </w:r>
      </w:ins>
    </w:p>
    <w:p w14:paraId="13D4F904" w14:textId="2ECB2074" w:rsidR="00F942B8" w:rsidRDefault="00F942B8" w:rsidP="00F942B8">
      <w:pPr>
        <w:pStyle w:val="ListParagraph"/>
        <w:rPr>
          <w:ins w:id="550" w:author="Aditya Singh Kshatreeya" w:date="2026-02-01T10:17:00Z"/>
          <w:sz w:val="28"/>
          <w:szCs w:val="28"/>
          <w:lang w:val="en-US"/>
        </w:rPr>
      </w:pPr>
      <w:proofErr w:type="spellStart"/>
      <w:ins w:id="551" w:author="Aditya Singh Kshatreeya" w:date="2026-02-01T10:16:00Z">
        <w:r>
          <w:rPr>
            <w:sz w:val="28"/>
            <w:szCs w:val="28"/>
            <w:lang w:val="en-US"/>
          </w:rPr>
          <w:t>My_</w:t>
        </w:r>
        <w:proofErr w:type="gramStart"/>
        <w:r>
          <w:rPr>
            <w:sz w:val="28"/>
            <w:szCs w:val="28"/>
            <w:lang w:val="en-US"/>
          </w:rPr>
          <w:t>list.append</w:t>
        </w:r>
        <w:proofErr w:type="spellEnd"/>
        <w:proofErr w:type="gramEnd"/>
        <w:r>
          <w:rPr>
            <w:sz w:val="28"/>
            <w:szCs w:val="28"/>
            <w:lang w:val="en-US"/>
          </w:rPr>
          <w:t>(4,5,6,</w:t>
        </w:r>
      </w:ins>
      <w:ins w:id="552" w:author="Aditya Singh Kshatreeya" w:date="2026-02-01T10:17:00Z">
        <w:r>
          <w:rPr>
            <w:sz w:val="28"/>
            <w:szCs w:val="28"/>
            <w:lang w:val="en-US"/>
          </w:rPr>
          <w:t>7</w:t>
        </w:r>
      </w:ins>
      <w:ins w:id="553" w:author="Aditya Singh Kshatreeya" w:date="2026-02-01T10:16:00Z">
        <w:r>
          <w:rPr>
            <w:sz w:val="28"/>
            <w:szCs w:val="28"/>
            <w:lang w:val="en-US"/>
          </w:rPr>
          <w:t>)</w:t>
        </w:r>
      </w:ins>
      <w:ins w:id="554" w:author="Aditya Singh Kshatreeya" w:date="2026-02-01T10:17:00Z">
        <w:r>
          <w:rPr>
            <w:sz w:val="28"/>
            <w:szCs w:val="28"/>
            <w:lang w:val="en-US"/>
          </w:rPr>
          <w:t xml:space="preserve"> # does not work</w:t>
        </w:r>
      </w:ins>
    </w:p>
    <w:p w14:paraId="2E7EA585" w14:textId="11BF35F5" w:rsidR="00F942B8" w:rsidRDefault="00F942B8" w:rsidP="00F942B8">
      <w:pPr>
        <w:pStyle w:val="ListParagraph"/>
        <w:rPr>
          <w:ins w:id="555" w:author="Aditya Singh Kshatreeya" w:date="2026-02-01T10:15:00Z"/>
          <w:sz w:val="28"/>
          <w:szCs w:val="28"/>
          <w:lang w:val="en-US"/>
        </w:rPr>
      </w:pPr>
      <w:proofErr w:type="spellStart"/>
      <w:ins w:id="556" w:author="Aditya Singh Kshatreeya" w:date="2026-02-01T10:17:00Z">
        <w:r>
          <w:rPr>
            <w:sz w:val="28"/>
            <w:szCs w:val="28"/>
            <w:lang w:val="en-US"/>
          </w:rPr>
          <w:t>My_</w:t>
        </w:r>
        <w:proofErr w:type="gramStart"/>
        <w:r>
          <w:rPr>
            <w:sz w:val="28"/>
            <w:szCs w:val="28"/>
            <w:lang w:val="en-US"/>
          </w:rPr>
          <w:t>list.append</w:t>
        </w:r>
        <w:proofErr w:type="spellEnd"/>
        <w:proofErr w:type="gramEnd"/>
        <w:r>
          <w:rPr>
            <w:sz w:val="28"/>
            <w:szCs w:val="28"/>
            <w:lang w:val="en-US"/>
          </w:rPr>
          <w:t>([4,5,6,6]) #output =&gt; [1,2,3,[4,5,6,7</w:t>
        </w:r>
      </w:ins>
      <w:ins w:id="557" w:author="Aditya Singh Kshatreeya" w:date="2026-02-01T10:18:00Z">
        <w:r>
          <w:rPr>
            <w:sz w:val="28"/>
            <w:szCs w:val="28"/>
            <w:lang w:val="en-US"/>
          </w:rPr>
          <w:t>]]</w:t>
        </w:r>
      </w:ins>
    </w:p>
    <w:p w14:paraId="0798CA06" w14:textId="05C4A02C" w:rsidR="00F942B8" w:rsidRDefault="00F942B8" w:rsidP="00F942B8">
      <w:pPr>
        <w:pStyle w:val="ListParagraph"/>
        <w:rPr>
          <w:ins w:id="558" w:author="Aditya Singh Kshatreeya" w:date="2026-02-01T10:15:00Z"/>
          <w:sz w:val="28"/>
          <w:szCs w:val="28"/>
          <w:lang w:val="en-US"/>
        </w:rPr>
      </w:pPr>
      <w:proofErr w:type="spellStart"/>
      <w:ins w:id="559" w:author="Aditya Singh Kshatreeya" w:date="2026-02-01T10:15:00Z">
        <w:r>
          <w:rPr>
            <w:sz w:val="28"/>
            <w:szCs w:val="28"/>
            <w:lang w:val="en-US"/>
          </w:rPr>
          <w:t>My_</w:t>
        </w:r>
        <w:proofErr w:type="gramStart"/>
        <w:r>
          <w:rPr>
            <w:sz w:val="28"/>
            <w:szCs w:val="28"/>
            <w:lang w:val="en-US"/>
          </w:rPr>
          <w:t>list.extend</w:t>
        </w:r>
        <w:proofErr w:type="spellEnd"/>
        <w:proofErr w:type="gramEnd"/>
        <w:r>
          <w:rPr>
            <w:sz w:val="28"/>
            <w:szCs w:val="28"/>
            <w:lang w:val="en-US"/>
          </w:rPr>
          <w:t>([4,5,6,7])</w:t>
        </w:r>
      </w:ins>
    </w:p>
    <w:p w14:paraId="140FA0B3" w14:textId="0B1FAE72" w:rsidR="00F942B8" w:rsidRPr="00595BE2" w:rsidRDefault="00F942B8" w:rsidP="00F942B8">
      <w:pPr>
        <w:pStyle w:val="ListParagraph"/>
        <w:rPr>
          <w:ins w:id="560" w:author="Aditya Singh Kshatreeya" w:date="2026-02-01T10:01:00Z"/>
          <w:sz w:val="28"/>
          <w:szCs w:val="28"/>
          <w:lang w:val="en-US"/>
          <w:rPrChange w:id="561" w:author="Aditya Singh Kshatreeya" w:date="2026-02-01T10:11:00Z">
            <w:rPr>
              <w:ins w:id="562" w:author="Aditya Singh Kshatreeya" w:date="2026-02-01T10:01:00Z"/>
              <w:lang w:val="en-US"/>
            </w:rPr>
          </w:rPrChange>
        </w:rPr>
      </w:pPr>
      <w:proofErr w:type="gramStart"/>
      <w:ins w:id="563" w:author="Aditya Singh Kshatreeya" w:date="2026-02-01T10:15:00Z">
        <w:r>
          <w:rPr>
            <w:sz w:val="28"/>
            <w:szCs w:val="28"/>
            <w:lang w:val="en-US"/>
          </w:rPr>
          <w:lastRenderedPageBreak/>
          <w:t>Print</w:t>
        </w:r>
      </w:ins>
      <w:ins w:id="564" w:author="Aditya Singh Kshatreeya" w:date="2026-02-01T10:16:00Z">
        <w:r>
          <w:rPr>
            <w:sz w:val="28"/>
            <w:szCs w:val="28"/>
            <w:lang w:val="en-US"/>
          </w:rPr>
          <w:t>(</w:t>
        </w:r>
        <w:proofErr w:type="spellStart"/>
        <w:proofErr w:type="gramEnd"/>
        <w:r>
          <w:rPr>
            <w:sz w:val="28"/>
            <w:szCs w:val="28"/>
            <w:lang w:val="en-US"/>
          </w:rPr>
          <w:t>My_list</w:t>
        </w:r>
        <w:proofErr w:type="spellEnd"/>
        <w:r>
          <w:rPr>
            <w:sz w:val="28"/>
            <w:szCs w:val="28"/>
            <w:lang w:val="en-US"/>
          </w:rPr>
          <w:t>)  #output =&gt; [1,2,3,4,5,6,7]</w:t>
        </w:r>
      </w:ins>
    </w:p>
    <w:p w14:paraId="3AA28F63" w14:textId="0F005D6A" w:rsidR="00514E07" w:rsidRDefault="00F942B8" w:rsidP="00F942B8">
      <w:pPr>
        <w:pStyle w:val="ListParagraph"/>
        <w:numPr>
          <w:ilvl w:val="0"/>
          <w:numId w:val="1"/>
        </w:numPr>
        <w:rPr>
          <w:ins w:id="565" w:author="Aditya Singh Kshatreeya" w:date="2026-02-01T10:19:00Z"/>
          <w:sz w:val="28"/>
          <w:szCs w:val="28"/>
          <w:lang w:val="en-US"/>
        </w:rPr>
      </w:pPr>
      <w:proofErr w:type="gramStart"/>
      <w:ins w:id="566" w:author="Aditya Singh Kshatreeya" w:date="2026-02-01T10:18:00Z">
        <w:r>
          <w:rPr>
            <w:sz w:val="28"/>
            <w:szCs w:val="28"/>
            <w:lang w:val="en-US"/>
          </w:rPr>
          <w:t>Insert(</w:t>
        </w:r>
      </w:ins>
      <w:proofErr w:type="gramEnd"/>
      <w:ins w:id="567" w:author="Aditya Singh Kshatreeya" w:date="2026-02-01T10:22:00Z">
        <w:r>
          <w:rPr>
            <w:sz w:val="28"/>
            <w:szCs w:val="28"/>
            <w:lang w:val="en-US"/>
          </w:rPr>
          <w:t>index, value</w:t>
        </w:r>
      </w:ins>
      <w:ins w:id="568" w:author="Aditya Singh Kshatreeya" w:date="2026-02-01T10:18:00Z">
        <w:r>
          <w:rPr>
            <w:sz w:val="28"/>
            <w:szCs w:val="28"/>
            <w:lang w:val="en-US"/>
          </w:rPr>
          <w:t xml:space="preserve">) : insert </w:t>
        </w:r>
      </w:ins>
      <w:ins w:id="569" w:author="Aditya Singh Kshatreeya" w:date="2026-02-01T10:19:00Z">
        <w:r>
          <w:rPr>
            <w:sz w:val="28"/>
            <w:szCs w:val="28"/>
            <w:lang w:val="en-US"/>
          </w:rPr>
          <w:t>an item at a given index position</w:t>
        </w:r>
      </w:ins>
    </w:p>
    <w:p w14:paraId="207B4147" w14:textId="5981E8F0" w:rsidR="00F942B8" w:rsidRDefault="00F942B8" w:rsidP="00F942B8">
      <w:pPr>
        <w:pStyle w:val="ListParagraph"/>
        <w:rPr>
          <w:ins w:id="570" w:author="Aditya Singh Kshatreeya" w:date="2026-02-01T10:20:00Z"/>
          <w:sz w:val="28"/>
          <w:szCs w:val="28"/>
          <w:lang w:val="en-US"/>
        </w:rPr>
      </w:pPr>
      <w:proofErr w:type="spellStart"/>
      <w:ins w:id="571" w:author="Aditya Singh Kshatreeya" w:date="2026-02-01T10:19:00Z">
        <w:r>
          <w:rPr>
            <w:sz w:val="28"/>
            <w:szCs w:val="28"/>
            <w:lang w:val="en-US"/>
          </w:rPr>
          <w:t>My</w:t>
        </w:r>
      </w:ins>
      <w:ins w:id="572" w:author="Aditya Singh Kshatreeya" w:date="2026-02-01T10:20:00Z">
        <w:r>
          <w:rPr>
            <w:sz w:val="28"/>
            <w:szCs w:val="28"/>
            <w:lang w:val="en-US"/>
          </w:rPr>
          <w:t>_list</w:t>
        </w:r>
        <w:proofErr w:type="spellEnd"/>
        <w:r>
          <w:rPr>
            <w:sz w:val="28"/>
            <w:szCs w:val="28"/>
            <w:lang w:val="en-US"/>
          </w:rPr>
          <w:t xml:space="preserve"> = [1,2,3,4]</w:t>
        </w:r>
      </w:ins>
    </w:p>
    <w:p w14:paraId="48D2D88A" w14:textId="617E24DB" w:rsidR="00F942B8" w:rsidRDefault="00F942B8" w:rsidP="00F942B8">
      <w:pPr>
        <w:pStyle w:val="ListParagraph"/>
        <w:rPr>
          <w:ins w:id="573" w:author="Aditya Singh Kshatreeya" w:date="2026-02-01T10:20:00Z"/>
          <w:sz w:val="28"/>
          <w:szCs w:val="28"/>
          <w:lang w:val="en-US"/>
        </w:rPr>
      </w:pPr>
      <w:proofErr w:type="spellStart"/>
      <w:ins w:id="574" w:author="Aditya Singh Kshatreeya" w:date="2026-02-01T10:20:00Z">
        <w:r>
          <w:rPr>
            <w:sz w:val="28"/>
            <w:szCs w:val="28"/>
            <w:lang w:val="en-US"/>
          </w:rPr>
          <w:t>My_</w:t>
        </w:r>
        <w:proofErr w:type="gramStart"/>
        <w:r>
          <w:rPr>
            <w:sz w:val="28"/>
            <w:szCs w:val="28"/>
            <w:lang w:val="en-US"/>
          </w:rPr>
          <w:t>list.insert</w:t>
        </w:r>
        <w:proofErr w:type="spellEnd"/>
        <w:proofErr w:type="gramEnd"/>
        <w:r>
          <w:rPr>
            <w:sz w:val="28"/>
            <w:szCs w:val="28"/>
            <w:lang w:val="en-US"/>
          </w:rPr>
          <w:t>(2, ‘what a number!’)</w:t>
        </w:r>
      </w:ins>
    </w:p>
    <w:p w14:paraId="5F2348A9" w14:textId="30F45F64" w:rsidR="00F942B8" w:rsidRDefault="00F942B8" w:rsidP="00F942B8">
      <w:pPr>
        <w:pStyle w:val="ListParagraph"/>
        <w:rPr>
          <w:ins w:id="575" w:author="Aditya Singh Kshatreeya" w:date="2026-02-01T10:23:00Z"/>
          <w:sz w:val="28"/>
          <w:szCs w:val="28"/>
          <w:lang w:val="en-US"/>
        </w:rPr>
      </w:pPr>
      <w:proofErr w:type="gramStart"/>
      <w:ins w:id="576" w:author="Aditya Singh Kshatreeya" w:date="2026-02-01T10:20:00Z">
        <w:r>
          <w:rPr>
            <w:sz w:val="28"/>
            <w:szCs w:val="28"/>
            <w:lang w:val="en-US"/>
          </w:rPr>
          <w:t>Print</w:t>
        </w:r>
      </w:ins>
      <w:ins w:id="577" w:author="Aditya Singh Kshatreeya" w:date="2026-02-01T10:21:00Z">
        <w:r>
          <w:rPr>
            <w:sz w:val="28"/>
            <w:szCs w:val="28"/>
            <w:lang w:val="en-US"/>
          </w:rPr>
          <w:t>(</w:t>
        </w:r>
        <w:proofErr w:type="spellStart"/>
        <w:proofErr w:type="gramEnd"/>
        <w:r>
          <w:rPr>
            <w:sz w:val="28"/>
            <w:szCs w:val="28"/>
            <w:lang w:val="en-US"/>
          </w:rPr>
          <w:t>My_list</w:t>
        </w:r>
        <w:proofErr w:type="spellEnd"/>
        <w:r>
          <w:rPr>
            <w:sz w:val="28"/>
            <w:szCs w:val="28"/>
            <w:lang w:val="en-US"/>
          </w:rPr>
          <w:t>)  # Output =&gt; [1,2,’what a number!’ 3,4]</w:t>
        </w:r>
      </w:ins>
    </w:p>
    <w:p w14:paraId="6094926A" w14:textId="5392739C" w:rsidR="001A7F51" w:rsidRDefault="001A7F51" w:rsidP="001A7F51">
      <w:pPr>
        <w:pStyle w:val="ListParagraph"/>
        <w:numPr>
          <w:ilvl w:val="0"/>
          <w:numId w:val="1"/>
        </w:numPr>
        <w:rPr>
          <w:ins w:id="578" w:author="Aditya Singh Kshatreeya" w:date="2026-02-01T10:24:00Z"/>
          <w:sz w:val="28"/>
          <w:szCs w:val="28"/>
          <w:lang w:val="en-US"/>
        </w:rPr>
      </w:pPr>
      <w:proofErr w:type="gramStart"/>
      <w:ins w:id="579" w:author="Aditya Singh Kshatreeya" w:date="2026-02-01T10:23:00Z">
        <w:r>
          <w:rPr>
            <w:sz w:val="28"/>
            <w:szCs w:val="28"/>
            <w:lang w:val="en-US"/>
          </w:rPr>
          <w:t>Clear(</w:t>
        </w:r>
        <w:proofErr w:type="gramEnd"/>
        <w:r>
          <w:rPr>
            <w:sz w:val="28"/>
            <w:szCs w:val="28"/>
            <w:lang w:val="en-US"/>
          </w:rPr>
          <w:t xml:space="preserve">) : remove all items from a list </w:t>
        </w:r>
      </w:ins>
    </w:p>
    <w:p w14:paraId="309D5ACB" w14:textId="511FC6B1" w:rsidR="001A7F51" w:rsidRDefault="001A7F51" w:rsidP="001A7F51">
      <w:pPr>
        <w:pStyle w:val="ListParagraph"/>
        <w:rPr>
          <w:ins w:id="580" w:author="Aditya Singh Kshatreeya" w:date="2026-02-01T10:24:00Z"/>
          <w:sz w:val="28"/>
          <w:szCs w:val="28"/>
          <w:lang w:val="en-US"/>
        </w:rPr>
      </w:pPr>
      <w:proofErr w:type="spellStart"/>
      <w:ins w:id="581" w:author="Aditya Singh Kshatreeya" w:date="2026-02-01T10:24:00Z">
        <w:r>
          <w:rPr>
            <w:sz w:val="28"/>
            <w:szCs w:val="28"/>
            <w:lang w:val="en-US"/>
          </w:rPr>
          <w:t>My_list</w:t>
        </w:r>
        <w:proofErr w:type="spellEnd"/>
        <w:r>
          <w:rPr>
            <w:sz w:val="28"/>
            <w:szCs w:val="28"/>
            <w:lang w:val="en-US"/>
          </w:rPr>
          <w:t xml:space="preserve"> = [1,2,3,4]</w:t>
        </w:r>
      </w:ins>
    </w:p>
    <w:p w14:paraId="76E35866" w14:textId="0A0C2017" w:rsidR="001A7F51" w:rsidRDefault="001A7F51" w:rsidP="001A7F51">
      <w:pPr>
        <w:pStyle w:val="ListParagraph"/>
        <w:rPr>
          <w:ins w:id="582" w:author="Aditya Singh Kshatreeya" w:date="2026-02-01T10:24:00Z"/>
          <w:sz w:val="28"/>
          <w:szCs w:val="28"/>
          <w:lang w:val="en-US"/>
        </w:rPr>
      </w:pPr>
      <w:proofErr w:type="spellStart"/>
      <w:ins w:id="583" w:author="Aditya Singh Kshatreeya" w:date="2026-02-01T10:24:00Z">
        <w:r>
          <w:rPr>
            <w:sz w:val="28"/>
            <w:szCs w:val="28"/>
            <w:lang w:val="en-US"/>
          </w:rPr>
          <w:t>My_</w:t>
        </w:r>
        <w:proofErr w:type="gramStart"/>
        <w:r>
          <w:rPr>
            <w:sz w:val="28"/>
            <w:szCs w:val="28"/>
            <w:lang w:val="en-US"/>
          </w:rPr>
          <w:t>list.clear</w:t>
        </w:r>
        <w:proofErr w:type="spellEnd"/>
        <w:proofErr w:type="gramEnd"/>
        <w:r>
          <w:rPr>
            <w:sz w:val="28"/>
            <w:szCs w:val="28"/>
            <w:lang w:val="en-US"/>
          </w:rPr>
          <w:t>()  #parenthesis are required</w:t>
        </w:r>
      </w:ins>
    </w:p>
    <w:p w14:paraId="62A28182" w14:textId="613AA04F" w:rsidR="001A7F51" w:rsidRDefault="001A7F51" w:rsidP="001A7F51">
      <w:pPr>
        <w:pStyle w:val="ListParagraph"/>
        <w:rPr>
          <w:ins w:id="584" w:author="Aditya Singh Kshatreeya" w:date="2026-02-01T10:25:00Z"/>
          <w:sz w:val="28"/>
          <w:szCs w:val="28"/>
          <w:lang w:val="en-US"/>
        </w:rPr>
      </w:pPr>
      <w:proofErr w:type="gramStart"/>
      <w:ins w:id="585" w:author="Aditya Singh Kshatreeya" w:date="2026-02-01T10:24:00Z">
        <w:r>
          <w:rPr>
            <w:sz w:val="28"/>
            <w:szCs w:val="28"/>
            <w:lang w:val="en-US"/>
          </w:rPr>
          <w:t>Print(</w:t>
        </w:r>
        <w:proofErr w:type="spellStart"/>
        <w:proofErr w:type="gramEnd"/>
        <w:r>
          <w:rPr>
            <w:sz w:val="28"/>
            <w:szCs w:val="28"/>
            <w:lang w:val="en-US"/>
          </w:rPr>
          <w:t>My_list</w:t>
        </w:r>
        <w:proofErr w:type="spellEnd"/>
        <w:r>
          <w:rPr>
            <w:sz w:val="28"/>
            <w:szCs w:val="28"/>
            <w:lang w:val="en-US"/>
          </w:rPr>
          <w:t>) # output []</w:t>
        </w:r>
      </w:ins>
    </w:p>
    <w:p w14:paraId="17AC8BBA" w14:textId="382F1C47" w:rsidR="001A7F51" w:rsidRPr="007C3538" w:rsidRDefault="001A7F51" w:rsidP="001A7F51">
      <w:pPr>
        <w:pStyle w:val="ListParagraph"/>
        <w:numPr>
          <w:ilvl w:val="0"/>
          <w:numId w:val="1"/>
        </w:numPr>
        <w:rPr>
          <w:ins w:id="586" w:author="Aditya Singh Kshatreeya" w:date="2026-02-01T10:48:00Z"/>
          <w:b/>
          <w:bCs/>
          <w:sz w:val="28"/>
          <w:szCs w:val="28"/>
          <w:lang w:val="en-US"/>
          <w:rPrChange w:id="587" w:author="Aditya Singh Kshatreeya" w:date="2026-02-01T10:48:00Z">
            <w:rPr>
              <w:ins w:id="588" w:author="Aditya Singh Kshatreeya" w:date="2026-02-01T10:48:00Z"/>
              <w:sz w:val="28"/>
              <w:szCs w:val="28"/>
              <w:lang w:val="en-US"/>
            </w:rPr>
          </w:rPrChange>
        </w:rPr>
      </w:pPr>
      <w:proofErr w:type="gramStart"/>
      <w:ins w:id="589" w:author="Aditya Singh Kshatreeya" w:date="2026-02-01T10:25:00Z">
        <w:r w:rsidRPr="001A7F51">
          <w:rPr>
            <w:b/>
            <w:bCs/>
            <w:sz w:val="28"/>
            <w:szCs w:val="28"/>
            <w:lang w:val="en-US"/>
            <w:rPrChange w:id="590" w:author="Aditya Singh Kshatreeya" w:date="2026-02-01T10:25:00Z">
              <w:rPr>
                <w:sz w:val="28"/>
                <w:szCs w:val="28"/>
                <w:lang w:val="en-US"/>
              </w:rPr>
            </w:rPrChange>
          </w:rPr>
          <w:t>Pop(</w:t>
        </w:r>
        <w:proofErr w:type="gramEnd"/>
        <w:r w:rsidRPr="001A7F51">
          <w:rPr>
            <w:b/>
            <w:bCs/>
            <w:sz w:val="28"/>
            <w:szCs w:val="28"/>
            <w:lang w:val="en-US"/>
            <w:rPrChange w:id="591" w:author="Aditya Singh Kshatreeya" w:date="2026-02-01T10:25:00Z">
              <w:rPr>
                <w:sz w:val="28"/>
                <w:szCs w:val="28"/>
                <w:lang w:val="en-US"/>
              </w:rPr>
            </w:rPrChange>
          </w:rPr>
          <w:t xml:space="preserve">) : </w:t>
        </w:r>
      </w:ins>
      <w:ins w:id="592" w:author="Aditya Singh Kshatreeya" w:date="2026-02-01T10:47:00Z">
        <w:r w:rsidR="007C3538">
          <w:rPr>
            <w:b/>
            <w:bCs/>
            <w:sz w:val="28"/>
            <w:szCs w:val="28"/>
            <w:lang w:val="en-US"/>
          </w:rPr>
          <w:t xml:space="preserve">Remove the Items </w:t>
        </w:r>
        <w:r w:rsidR="007C3538">
          <w:rPr>
            <w:sz w:val="28"/>
            <w:szCs w:val="28"/>
            <w:lang w:val="en-US"/>
          </w:rPr>
          <w:t xml:space="preserve"> at a given pos</w:t>
        </w:r>
      </w:ins>
      <w:ins w:id="593" w:author="Aditya Singh Kshatreeya" w:date="2026-02-01T11:23:00Z">
        <w:r w:rsidR="00CF26F4">
          <w:rPr>
            <w:sz w:val="28"/>
            <w:szCs w:val="28"/>
            <w:lang w:val="en-US"/>
          </w:rPr>
          <w:t>i</w:t>
        </w:r>
      </w:ins>
      <w:ins w:id="594" w:author="Aditya Singh Kshatreeya" w:date="2026-02-01T10:47:00Z">
        <w:r w:rsidR="007C3538">
          <w:rPr>
            <w:sz w:val="28"/>
            <w:szCs w:val="28"/>
            <w:lang w:val="en-US"/>
          </w:rPr>
          <w:t>tion, and return i</w:t>
        </w:r>
      </w:ins>
      <w:ins w:id="595" w:author="Aditya Singh Kshatreeya" w:date="2026-02-01T10:48:00Z">
        <w:r w:rsidR="007C3538">
          <w:rPr>
            <w:sz w:val="28"/>
            <w:szCs w:val="28"/>
            <w:lang w:val="en-US"/>
          </w:rPr>
          <w:t>t.</w:t>
        </w:r>
      </w:ins>
    </w:p>
    <w:p w14:paraId="1498E90A" w14:textId="2E358C15" w:rsidR="007C3538" w:rsidRDefault="007C3538" w:rsidP="007C3538">
      <w:pPr>
        <w:pStyle w:val="ListParagraph"/>
        <w:rPr>
          <w:ins w:id="596" w:author="Aditya Singh Kshatreeya" w:date="2026-02-01T10:48:00Z"/>
          <w:b/>
          <w:bCs/>
          <w:sz w:val="28"/>
          <w:szCs w:val="28"/>
          <w:lang w:val="en-US"/>
        </w:rPr>
      </w:pPr>
      <w:ins w:id="597" w:author="Aditya Singh Kshatreeya" w:date="2026-02-01T10:48:00Z">
        <w:r>
          <w:rPr>
            <w:b/>
            <w:bCs/>
            <w:sz w:val="28"/>
            <w:szCs w:val="28"/>
            <w:lang w:val="en-US"/>
          </w:rPr>
          <w:t>If no index is specified, it removes &amp; return the last item.</w:t>
        </w:r>
      </w:ins>
    </w:p>
    <w:p w14:paraId="3B386AF6" w14:textId="05DB29B4" w:rsidR="007C3538" w:rsidRDefault="007C3538" w:rsidP="007C3538">
      <w:pPr>
        <w:pStyle w:val="ListParagraph"/>
        <w:rPr>
          <w:ins w:id="598" w:author="Aditya Singh Kshatreeya" w:date="2026-02-01T10:48:00Z"/>
          <w:sz w:val="28"/>
          <w:szCs w:val="28"/>
          <w:lang w:val="en-US"/>
        </w:rPr>
      </w:pPr>
      <w:proofErr w:type="spellStart"/>
      <w:ins w:id="599" w:author="Aditya Singh Kshatreeya" w:date="2026-02-01T10:48:00Z">
        <w:r>
          <w:rPr>
            <w:sz w:val="28"/>
            <w:szCs w:val="28"/>
            <w:lang w:val="en-US"/>
          </w:rPr>
          <w:t>my_list</w:t>
        </w:r>
        <w:proofErr w:type="spellEnd"/>
        <w:r>
          <w:rPr>
            <w:sz w:val="28"/>
            <w:szCs w:val="28"/>
            <w:lang w:val="en-US"/>
          </w:rPr>
          <w:t xml:space="preserve"> = [1,2,3,4]</w:t>
        </w:r>
      </w:ins>
    </w:p>
    <w:p w14:paraId="1DB13EF6" w14:textId="38308E8A" w:rsidR="007C3538" w:rsidRDefault="007C3538" w:rsidP="007C3538">
      <w:pPr>
        <w:pStyle w:val="ListParagraph"/>
        <w:rPr>
          <w:ins w:id="600" w:author="Aditya Singh Kshatreeya" w:date="2026-02-01T10:49:00Z"/>
          <w:sz w:val="28"/>
          <w:szCs w:val="28"/>
          <w:lang w:val="en-US"/>
        </w:rPr>
      </w:pPr>
      <w:proofErr w:type="spellStart"/>
      <w:proofErr w:type="gramStart"/>
      <w:ins w:id="601" w:author="Aditya Singh Kshatreeya" w:date="2026-02-01T10:48:00Z">
        <w:r>
          <w:rPr>
            <w:sz w:val="28"/>
            <w:szCs w:val="28"/>
            <w:lang w:val="en-US"/>
          </w:rPr>
          <w:t>my_list</w:t>
        </w:r>
      </w:ins>
      <w:ins w:id="602" w:author="Aditya Singh Kshatreeya" w:date="2026-02-01T10:49:00Z">
        <w:r>
          <w:rPr>
            <w:sz w:val="28"/>
            <w:szCs w:val="28"/>
            <w:lang w:val="en-US"/>
          </w:rPr>
          <w:t>.pop</w:t>
        </w:r>
        <w:proofErr w:type="spellEnd"/>
        <w:r>
          <w:rPr>
            <w:sz w:val="28"/>
            <w:szCs w:val="28"/>
            <w:lang w:val="en-US"/>
          </w:rPr>
          <w:t>(</w:t>
        </w:r>
        <w:proofErr w:type="gramEnd"/>
        <w:r>
          <w:rPr>
            <w:sz w:val="28"/>
            <w:szCs w:val="28"/>
            <w:lang w:val="en-US"/>
          </w:rPr>
          <w:t>) #4</w:t>
        </w:r>
      </w:ins>
    </w:p>
    <w:p w14:paraId="1F3EE9A6" w14:textId="76DDA705" w:rsidR="007C3538" w:rsidRDefault="007C3538" w:rsidP="007C3538">
      <w:pPr>
        <w:pStyle w:val="ListParagraph"/>
        <w:rPr>
          <w:ins w:id="603" w:author="Aditya Singh Kshatreeya" w:date="2026-02-01T11:14:00Z"/>
          <w:sz w:val="28"/>
          <w:szCs w:val="28"/>
        </w:rPr>
      </w:pPr>
      <w:proofErr w:type="spellStart"/>
      <w:proofErr w:type="gramStart"/>
      <w:ins w:id="604" w:author="Aditya Singh Kshatreeya" w:date="2026-02-01T10:49:00Z">
        <w:r>
          <w:rPr>
            <w:sz w:val="28"/>
            <w:szCs w:val="28"/>
            <w:lang w:val="en-US"/>
          </w:rPr>
          <w:t>my_list.pop</w:t>
        </w:r>
        <w:proofErr w:type="spellEnd"/>
        <w:r>
          <w:rPr>
            <w:sz w:val="28"/>
            <w:szCs w:val="28"/>
            <w:lang w:val="en-US"/>
          </w:rPr>
          <w:t>(</w:t>
        </w:r>
        <w:proofErr w:type="gramEnd"/>
        <w:r>
          <w:rPr>
            <w:sz w:val="28"/>
            <w:szCs w:val="28"/>
            <w:lang w:val="en-US"/>
          </w:rPr>
          <w:t>1) #2</w:t>
        </w:r>
      </w:ins>
    </w:p>
    <w:p w14:paraId="33D55340" w14:textId="77777777" w:rsidR="00CF26F4" w:rsidRDefault="00CF26F4" w:rsidP="007C3538">
      <w:pPr>
        <w:pStyle w:val="ListParagraph"/>
        <w:rPr>
          <w:ins w:id="605" w:author="Aditya Singh Kshatreeya" w:date="2026-02-01T11:14:00Z"/>
          <w:sz w:val="28"/>
          <w:szCs w:val="28"/>
        </w:rPr>
      </w:pPr>
    </w:p>
    <w:p w14:paraId="6DBFBEF5" w14:textId="354ACD94" w:rsidR="00CF26F4" w:rsidRDefault="00CF26F4" w:rsidP="00CF26F4">
      <w:pPr>
        <w:pStyle w:val="ListParagraph"/>
        <w:numPr>
          <w:ilvl w:val="0"/>
          <w:numId w:val="1"/>
        </w:numPr>
        <w:rPr>
          <w:ins w:id="606" w:author="Aditya Singh Kshatreeya" w:date="2026-02-01T11:15:00Z"/>
          <w:sz w:val="28"/>
          <w:szCs w:val="28"/>
        </w:rPr>
      </w:pPr>
      <w:proofErr w:type="gramStart"/>
      <w:ins w:id="607" w:author="Aditya Singh Kshatreeya" w:date="2026-02-01T11:14:00Z">
        <w:r>
          <w:rPr>
            <w:sz w:val="28"/>
            <w:szCs w:val="28"/>
          </w:rPr>
          <w:t>Remove(</w:t>
        </w:r>
        <w:proofErr w:type="gramEnd"/>
        <w:r>
          <w:rPr>
            <w:sz w:val="28"/>
            <w:szCs w:val="28"/>
          </w:rPr>
          <w:t>) : remov</w:t>
        </w:r>
      </w:ins>
      <w:ins w:id="608" w:author="Aditya Singh Kshatreeya" w:date="2026-02-01T11:15:00Z">
        <w:r>
          <w:rPr>
            <w:sz w:val="28"/>
            <w:szCs w:val="28"/>
          </w:rPr>
          <w:t>e the first occurrence of the item we provide.</w:t>
        </w:r>
      </w:ins>
    </w:p>
    <w:p w14:paraId="34D978D5" w14:textId="7E9113E0" w:rsidR="00CF26F4" w:rsidRPr="00CF26F4" w:rsidRDefault="00CF26F4" w:rsidP="00CF26F4">
      <w:pPr>
        <w:pStyle w:val="ListParagraph"/>
        <w:rPr>
          <w:ins w:id="609" w:author="Aditya Singh Kshatreeya" w:date="2026-02-01T10:21:00Z"/>
          <w:sz w:val="28"/>
          <w:szCs w:val="28"/>
          <w:rPrChange w:id="610" w:author="Aditya Singh Kshatreeya" w:date="2026-02-01T11:08:00Z">
            <w:rPr>
              <w:ins w:id="611" w:author="Aditya Singh Kshatreeya" w:date="2026-02-01T10:21:00Z"/>
              <w:lang w:val="en-US"/>
            </w:rPr>
          </w:rPrChange>
        </w:rPr>
      </w:pPr>
      <w:ins w:id="612" w:author="Aditya Singh Kshatreeya" w:date="2026-02-01T11:15:00Z">
        <w:r>
          <w:rPr>
            <w:sz w:val="28"/>
            <w:szCs w:val="28"/>
          </w:rPr>
          <w:t xml:space="preserve">Throws a </w:t>
        </w:r>
        <w:proofErr w:type="spellStart"/>
        <w:r>
          <w:rPr>
            <w:sz w:val="28"/>
            <w:szCs w:val="28"/>
          </w:rPr>
          <w:t>valueEror</w:t>
        </w:r>
        <w:proofErr w:type="spellEnd"/>
        <w:r>
          <w:rPr>
            <w:sz w:val="28"/>
            <w:szCs w:val="28"/>
          </w:rPr>
          <w:t xml:space="preserve"> if the item we provided is not found</w:t>
        </w:r>
      </w:ins>
    </w:p>
    <w:p w14:paraId="39335C6B" w14:textId="11613486" w:rsidR="00CF26F4" w:rsidRDefault="00CF26F4" w:rsidP="00CF26F4">
      <w:pPr>
        <w:pStyle w:val="ListParagraph"/>
        <w:numPr>
          <w:ilvl w:val="0"/>
          <w:numId w:val="3"/>
        </w:numPr>
        <w:rPr>
          <w:ins w:id="613" w:author="Aditya Singh Kshatreeya" w:date="2026-02-01T11:16:00Z"/>
          <w:sz w:val="28"/>
          <w:szCs w:val="28"/>
          <w:lang w:val="en-US"/>
        </w:rPr>
      </w:pPr>
      <w:ins w:id="614" w:author="Aditya Singh Kshatreeya" w:date="2026-02-01T11:16:00Z">
        <w:r>
          <w:rPr>
            <w:sz w:val="28"/>
            <w:szCs w:val="28"/>
            <w:lang w:val="en-US"/>
          </w:rPr>
          <w:t xml:space="preserve">Remove the first match </w:t>
        </w:r>
      </w:ins>
    </w:p>
    <w:p w14:paraId="13B6CA90" w14:textId="17F4CF6B" w:rsidR="00CF26F4" w:rsidRDefault="00CF26F4" w:rsidP="00CF26F4">
      <w:pPr>
        <w:pStyle w:val="ListParagraph"/>
        <w:numPr>
          <w:ilvl w:val="0"/>
          <w:numId w:val="3"/>
        </w:numPr>
        <w:rPr>
          <w:ins w:id="615" w:author="Aditya Singh Kshatreeya" w:date="2026-02-01T11:17:00Z"/>
          <w:sz w:val="28"/>
          <w:szCs w:val="28"/>
          <w:lang w:val="en-US"/>
        </w:rPr>
      </w:pPr>
      <w:ins w:id="616" w:author="Aditya Singh Kshatreeya" w:date="2026-02-01T11:17:00Z">
        <w:r>
          <w:rPr>
            <w:sz w:val="28"/>
            <w:szCs w:val="28"/>
            <w:lang w:val="en-US"/>
          </w:rPr>
          <w:t>Enter the value</w:t>
        </w:r>
      </w:ins>
    </w:p>
    <w:p w14:paraId="65FB879E" w14:textId="2D2EEC0B" w:rsidR="00CF26F4" w:rsidRDefault="00CF26F4" w:rsidP="00CF26F4">
      <w:pPr>
        <w:pStyle w:val="ListParagraph"/>
        <w:numPr>
          <w:ilvl w:val="0"/>
          <w:numId w:val="1"/>
        </w:numPr>
        <w:rPr>
          <w:ins w:id="617" w:author="Aditya Singh Kshatreeya" w:date="2026-02-01T11:20:00Z"/>
          <w:sz w:val="28"/>
          <w:szCs w:val="28"/>
          <w:lang w:val="en-US"/>
        </w:rPr>
      </w:pPr>
      <w:ins w:id="618" w:author="Aditya Singh Kshatreeya" w:date="2026-02-01T11:17:00Z">
        <w:r>
          <w:rPr>
            <w:sz w:val="28"/>
            <w:szCs w:val="28"/>
            <w:lang w:val="en-US"/>
          </w:rPr>
          <w:t>Index(value</w:t>
        </w:r>
        <w:proofErr w:type="gramStart"/>
        <w:r>
          <w:rPr>
            <w:sz w:val="28"/>
            <w:szCs w:val="28"/>
            <w:lang w:val="en-US"/>
          </w:rPr>
          <w:t>) :</w:t>
        </w:r>
        <w:proofErr w:type="gramEnd"/>
        <w:r>
          <w:rPr>
            <w:sz w:val="28"/>
            <w:szCs w:val="28"/>
            <w:lang w:val="en-US"/>
          </w:rPr>
          <w:t xml:space="preserve"> </w:t>
        </w:r>
      </w:ins>
      <w:ins w:id="619" w:author="Aditya Singh Kshatreeya" w:date="2026-02-01T11:18:00Z">
        <w:r>
          <w:rPr>
            <w:sz w:val="28"/>
            <w:szCs w:val="28"/>
            <w:lang w:val="en-US"/>
          </w:rPr>
          <w:t xml:space="preserve">Returns the index of the </w:t>
        </w:r>
      </w:ins>
      <w:ins w:id="620" w:author="Aditya Singh Kshatreeya" w:date="2026-02-01T11:19:00Z">
        <w:r>
          <w:rPr>
            <w:sz w:val="28"/>
            <w:szCs w:val="28"/>
            <w:lang w:val="en-US"/>
          </w:rPr>
          <w:t>specified in the list</w:t>
        </w:r>
      </w:ins>
    </w:p>
    <w:p w14:paraId="12A4974D" w14:textId="43F74150" w:rsidR="00CF26F4" w:rsidRDefault="00CF26F4">
      <w:pPr>
        <w:pStyle w:val="ListParagraph"/>
        <w:numPr>
          <w:ilvl w:val="0"/>
          <w:numId w:val="3"/>
        </w:numPr>
        <w:rPr>
          <w:ins w:id="621" w:author="Aditya Singh Kshatreeya" w:date="2026-02-01T11:20:00Z"/>
          <w:sz w:val="28"/>
          <w:szCs w:val="28"/>
          <w:lang w:val="en-US"/>
        </w:rPr>
        <w:pPrChange w:id="622" w:author="Aditya Singh Kshatreeya" w:date="2026-02-01T11:20:00Z">
          <w:pPr>
            <w:pStyle w:val="ListParagraph"/>
            <w:numPr>
              <w:numId w:val="1"/>
            </w:numPr>
            <w:ind w:hanging="360"/>
          </w:pPr>
        </w:pPrChange>
      </w:pPr>
      <w:ins w:id="623" w:author="Aditya Singh Kshatreeya" w:date="2026-02-01T11:20:00Z">
        <w:r>
          <w:rPr>
            <w:sz w:val="28"/>
            <w:szCs w:val="28"/>
            <w:lang w:val="en-US"/>
          </w:rPr>
          <w:t>Can specify start and end</w:t>
        </w:r>
      </w:ins>
      <w:ins w:id="624" w:author="Aditya Singh Kshatreeya" w:date="2026-02-01T11:21:00Z">
        <w:r>
          <w:rPr>
            <w:sz w:val="28"/>
            <w:szCs w:val="28"/>
            <w:lang w:val="en-US"/>
          </w:rPr>
          <w:t xml:space="preserve"> </w:t>
        </w:r>
        <w:proofErr w:type="gramStart"/>
        <w:r>
          <w:rPr>
            <w:sz w:val="28"/>
            <w:szCs w:val="28"/>
            <w:lang w:val="en-US"/>
          </w:rPr>
          <w:t>index(</w:t>
        </w:r>
        <w:proofErr w:type="gramEnd"/>
        <w:r>
          <w:rPr>
            <w:sz w:val="28"/>
            <w:szCs w:val="28"/>
            <w:lang w:val="en-US"/>
          </w:rPr>
          <w:t>start, end)</w:t>
        </w:r>
      </w:ins>
    </w:p>
    <w:p w14:paraId="0B196367" w14:textId="10CA6F9F" w:rsidR="00CF26F4" w:rsidRDefault="00CF26F4" w:rsidP="00CF26F4">
      <w:pPr>
        <w:pStyle w:val="ListParagraph"/>
        <w:numPr>
          <w:ilvl w:val="0"/>
          <w:numId w:val="1"/>
        </w:numPr>
        <w:rPr>
          <w:ins w:id="625" w:author="Aditya Singh Kshatreeya" w:date="2026-02-01T11:23:00Z"/>
          <w:sz w:val="28"/>
          <w:szCs w:val="28"/>
          <w:lang w:val="en-US"/>
        </w:rPr>
      </w:pPr>
      <w:proofErr w:type="gramStart"/>
      <w:ins w:id="626" w:author="Aditya Singh Kshatreeya" w:date="2026-02-01T11:21:00Z">
        <w:r>
          <w:rPr>
            <w:sz w:val="28"/>
            <w:szCs w:val="28"/>
            <w:lang w:val="en-US"/>
          </w:rPr>
          <w:t>Count(</w:t>
        </w:r>
        <w:proofErr w:type="gramEnd"/>
        <w:r>
          <w:rPr>
            <w:sz w:val="28"/>
            <w:szCs w:val="28"/>
            <w:lang w:val="en-US"/>
          </w:rPr>
          <w:t xml:space="preserve">): </w:t>
        </w:r>
      </w:ins>
    </w:p>
    <w:p w14:paraId="210ED291" w14:textId="460E0291" w:rsidR="00CF26F4" w:rsidRDefault="00CF26F4" w:rsidP="00CF26F4">
      <w:pPr>
        <w:pStyle w:val="ListParagraph"/>
        <w:numPr>
          <w:ilvl w:val="0"/>
          <w:numId w:val="1"/>
        </w:numPr>
        <w:rPr>
          <w:ins w:id="627" w:author="Aditya Singh Kshatreeya" w:date="2026-02-01T11:25:00Z"/>
          <w:sz w:val="28"/>
          <w:szCs w:val="28"/>
          <w:lang w:val="en-US"/>
        </w:rPr>
      </w:pPr>
      <w:proofErr w:type="gramStart"/>
      <w:ins w:id="628" w:author="Aditya Singh Kshatreeya" w:date="2026-02-01T11:23:00Z">
        <w:r>
          <w:rPr>
            <w:sz w:val="28"/>
            <w:szCs w:val="28"/>
            <w:lang w:val="en-US"/>
          </w:rPr>
          <w:t>Reverse(</w:t>
        </w:r>
        <w:proofErr w:type="gramEnd"/>
        <w:r>
          <w:rPr>
            <w:sz w:val="28"/>
            <w:szCs w:val="28"/>
            <w:lang w:val="en-US"/>
          </w:rPr>
          <w:t xml:space="preserve">): </w:t>
        </w:r>
      </w:ins>
      <w:ins w:id="629" w:author="Aditya Singh Kshatreeya" w:date="2026-02-01T11:24:00Z">
        <w:r>
          <w:rPr>
            <w:sz w:val="28"/>
            <w:szCs w:val="28"/>
            <w:lang w:val="en-US"/>
          </w:rPr>
          <w:t xml:space="preserve">its reverse the all items from the list </w:t>
        </w:r>
      </w:ins>
    </w:p>
    <w:p w14:paraId="3C404184" w14:textId="799E919D" w:rsidR="00C45A6E" w:rsidRDefault="00C45A6E" w:rsidP="00C45A6E">
      <w:pPr>
        <w:pStyle w:val="ListParagraph"/>
        <w:numPr>
          <w:ilvl w:val="0"/>
          <w:numId w:val="3"/>
        </w:numPr>
        <w:rPr>
          <w:ins w:id="630" w:author="Aditya Singh Kshatreeya" w:date="2026-02-01T11:25:00Z"/>
          <w:sz w:val="28"/>
          <w:szCs w:val="28"/>
          <w:lang w:val="en-US"/>
        </w:rPr>
      </w:pPr>
      <w:ins w:id="631" w:author="Aditya Singh Kshatreeya" w:date="2026-02-01T11:25:00Z">
        <w:r>
          <w:rPr>
            <w:sz w:val="28"/>
            <w:szCs w:val="28"/>
            <w:lang w:val="en-US"/>
          </w:rPr>
          <w:t>Reverse the elements of the list (in-place)</w:t>
        </w:r>
      </w:ins>
    </w:p>
    <w:p w14:paraId="74291256" w14:textId="55EB5F7D" w:rsidR="00C45A6E" w:rsidRDefault="00C45A6E" w:rsidP="00C45A6E">
      <w:pPr>
        <w:pStyle w:val="ListParagraph"/>
        <w:numPr>
          <w:ilvl w:val="0"/>
          <w:numId w:val="3"/>
        </w:numPr>
        <w:rPr>
          <w:ins w:id="632" w:author="Aditya Singh Kshatreeya" w:date="2026-02-01T11:26:00Z"/>
          <w:sz w:val="28"/>
          <w:szCs w:val="28"/>
          <w:lang w:val="en-US"/>
        </w:rPr>
      </w:pPr>
      <w:proofErr w:type="spellStart"/>
      <w:ins w:id="633" w:author="Aditya Singh Kshatreeya" w:date="2026-02-01T11:26:00Z">
        <w:r>
          <w:rPr>
            <w:sz w:val="28"/>
            <w:szCs w:val="28"/>
            <w:lang w:val="en-US"/>
          </w:rPr>
          <w:t>Mylist</w:t>
        </w:r>
        <w:proofErr w:type="spellEnd"/>
        <w:r>
          <w:rPr>
            <w:sz w:val="28"/>
            <w:szCs w:val="28"/>
            <w:lang w:val="en-US"/>
          </w:rPr>
          <w:t xml:space="preserve"> = [1,2,3,4]</w:t>
        </w:r>
      </w:ins>
    </w:p>
    <w:p w14:paraId="4F983A54" w14:textId="55BCC38A" w:rsidR="00C45A6E" w:rsidRDefault="00C45A6E" w:rsidP="00C45A6E">
      <w:pPr>
        <w:pStyle w:val="ListParagraph"/>
        <w:ind w:left="1080"/>
        <w:rPr>
          <w:ins w:id="634" w:author="Aditya Singh Kshatreeya" w:date="2026-02-01T11:26:00Z"/>
          <w:sz w:val="28"/>
          <w:szCs w:val="28"/>
          <w:lang w:val="en-US"/>
        </w:rPr>
      </w:pPr>
      <w:proofErr w:type="spellStart"/>
      <w:ins w:id="635" w:author="Aditya Singh Kshatreeya" w:date="2026-02-01T11:26:00Z">
        <w:r>
          <w:rPr>
            <w:sz w:val="28"/>
            <w:szCs w:val="28"/>
            <w:lang w:val="en-US"/>
          </w:rPr>
          <w:t>Mylist.reverse</w:t>
        </w:r>
        <w:proofErr w:type="spellEnd"/>
        <w:r>
          <w:rPr>
            <w:sz w:val="28"/>
            <w:szCs w:val="28"/>
            <w:lang w:val="en-US"/>
          </w:rPr>
          <w:t>()</w:t>
        </w:r>
      </w:ins>
    </w:p>
    <w:p w14:paraId="07A3100F" w14:textId="2DA226A9" w:rsidR="00C45A6E" w:rsidRDefault="00C45A6E" w:rsidP="00C45A6E">
      <w:pPr>
        <w:pStyle w:val="ListParagraph"/>
        <w:ind w:left="1080"/>
        <w:rPr>
          <w:ins w:id="636" w:author="Aditya Singh Kshatreeya" w:date="2026-02-01T11:26:00Z"/>
          <w:sz w:val="28"/>
          <w:szCs w:val="28"/>
          <w:lang w:val="en-US"/>
        </w:rPr>
      </w:pPr>
      <w:ins w:id="637" w:author="Aditya Singh Kshatreeya" w:date="2026-02-01T11:26:00Z">
        <w:r>
          <w:rPr>
            <w:sz w:val="28"/>
            <w:szCs w:val="28"/>
            <w:lang w:val="en-US"/>
          </w:rPr>
          <w:t>Print(</w:t>
        </w:r>
        <w:proofErr w:type="spellStart"/>
        <w:r>
          <w:rPr>
            <w:sz w:val="28"/>
            <w:szCs w:val="28"/>
            <w:lang w:val="en-US"/>
          </w:rPr>
          <w:t>mylist</w:t>
        </w:r>
        <w:proofErr w:type="spellEnd"/>
        <w:r>
          <w:rPr>
            <w:sz w:val="28"/>
            <w:szCs w:val="28"/>
            <w:lang w:val="en-US"/>
          </w:rPr>
          <w:t>) # output -&gt; [4,3,2,1]</w:t>
        </w:r>
      </w:ins>
    </w:p>
    <w:p w14:paraId="4EB8DDC8" w14:textId="5284FDF5" w:rsidR="00C45A6E" w:rsidRDefault="00C45A6E" w:rsidP="00C45A6E">
      <w:pPr>
        <w:pStyle w:val="ListParagraph"/>
        <w:numPr>
          <w:ilvl w:val="0"/>
          <w:numId w:val="1"/>
        </w:numPr>
        <w:rPr>
          <w:ins w:id="638" w:author="Aditya Singh Kshatreeya" w:date="2026-02-01T11:28:00Z"/>
          <w:sz w:val="28"/>
          <w:szCs w:val="28"/>
          <w:lang w:val="en-US"/>
        </w:rPr>
      </w:pPr>
      <w:proofErr w:type="gramStart"/>
      <w:ins w:id="639" w:author="Aditya Singh Kshatreeya" w:date="2026-02-01T11:27:00Z">
        <w:r>
          <w:rPr>
            <w:sz w:val="28"/>
            <w:szCs w:val="28"/>
            <w:lang w:val="en-US"/>
          </w:rPr>
          <w:t>Sort(</w:t>
        </w:r>
        <w:proofErr w:type="gramEnd"/>
        <w:r>
          <w:rPr>
            <w:sz w:val="28"/>
            <w:szCs w:val="28"/>
            <w:lang w:val="en-US"/>
          </w:rPr>
          <w:t xml:space="preserve">): </w:t>
        </w:r>
      </w:ins>
      <w:ins w:id="640" w:author="Aditya Singh Kshatreeya" w:date="2026-02-01T11:28:00Z">
        <w:r>
          <w:rPr>
            <w:sz w:val="28"/>
            <w:szCs w:val="28"/>
            <w:lang w:val="en-US"/>
          </w:rPr>
          <w:t>Sort the items of the list (in-place)</w:t>
        </w:r>
      </w:ins>
    </w:p>
    <w:p w14:paraId="5929C400" w14:textId="025C1710" w:rsidR="00C45A6E" w:rsidRDefault="00C45A6E" w:rsidP="00C45A6E">
      <w:pPr>
        <w:pStyle w:val="ListParagraph"/>
        <w:numPr>
          <w:ilvl w:val="0"/>
          <w:numId w:val="3"/>
        </w:numPr>
        <w:rPr>
          <w:ins w:id="641" w:author="Aditya Singh Kshatreeya" w:date="2026-02-01T11:28:00Z"/>
          <w:sz w:val="28"/>
          <w:szCs w:val="28"/>
          <w:lang w:val="en-US"/>
        </w:rPr>
      </w:pPr>
      <w:proofErr w:type="spellStart"/>
      <w:ins w:id="642" w:author="Aditya Singh Kshatreeya" w:date="2026-02-01T11:28:00Z">
        <w:r>
          <w:rPr>
            <w:sz w:val="28"/>
            <w:szCs w:val="28"/>
            <w:lang w:val="en-US"/>
          </w:rPr>
          <w:t>Somelist</w:t>
        </w:r>
        <w:proofErr w:type="spellEnd"/>
        <w:r>
          <w:rPr>
            <w:sz w:val="28"/>
            <w:szCs w:val="28"/>
            <w:lang w:val="en-US"/>
          </w:rPr>
          <w:t xml:space="preserve"> = [4,2,15,6,6,3,1,]</w:t>
        </w:r>
      </w:ins>
    </w:p>
    <w:p w14:paraId="6DF89F48" w14:textId="1B325F13" w:rsidR="00C45A6E" w:rsidRDefault="00C45A6E" w:rsidP="00C45A6E">
      <w:pPr>
        <w:pStyle w:val="ListParagraph"/>
        <w:ind w:left="1080"/>
        <w:rPr>
          <w:ins w:id="643" w:author="Aditya Singh Kshatreeya" w:date="2026-02-01T11:29:00Z"/>
          <w:sz w:val="28"/>
          <w:szCs w:val="28"/>
          <w:lang w:val="en-US"/>
        </w:rPr>
      </w:pPr>
      <w:proofErr w:type="spellStart"/>
      <w:ins w:id="644" w:author="Aditya Singh Kshatreeya" w:date="2026-02-01T11:28:00Z">
        <w:r>
          <w:rPr>
            <w:sz w:val="28"/>
            <w:szCs w:val="28"/>
            <w:lang w:val="en-US"/>
          </w:rPr>
          <w:t>Some</w:t>
        </w:r>
      </w:ins>
      <w:ins w:id="645" w:author="Aditya Singh Kshatreeya" w:date="2026-02-01T11:29:00Z">
        <w:r>
          <w:rPr>
            <w:sz w:val="28"/>
            <w:szCs w:val="28"/>
            <w:lang w:val="en-US"/>
          </w:rPr>
          <w:t>list.sort</w:t>
        </w:r>
        <w:proofErr w:type="spellEnd"/>
        <w:r>
          <w:rPr>
            <w:sz w:val="28"/>
            <w:szCs w:val="28"/>
            <w:lang w:val="en-US"/>
          </w:rPr>
          <w:t>()</w:t>
        </w:r>
      </w:ins>
    </w:p>
    <w:p w14:paraId="714B3FA1" w14:textId="060A9DC9" w:rsidR="00C45A6E" w:rsidRDefault="00C45A6E" w:rsidP="00C45A6E">
      <w:pPr>
        <w:pStyle w:val="ListParagraph"/>
        <w:ind w:left="1080"/>
        <w:rPr>
          <w:ins w:id="646" w:author="Aditya Singh Kshatreeya" w:date="2026-02-01T11:30:00Z"/>
          <w:sz w:val="28"/>
          <w:szCs w:val="28"/>
          <w:lang w:val="en-US"/>
        </w:rPr>
      </w:pPr>
      <w:ins w:id="647" w:author="Aditya Singh Kshatreeya" w:date="2026-02-01T11:29:00Z">
        <w:r>
          <w:rPr>
            <w:sz w:val="28"/>
            <w:szCs w:val="28"/>
            <w:lang w:val="en-US"/>
          </w:rPr>
          <w:t>Print(</w:t>
        </w:r>
        <w:proofErr w:type="spellStart"/>
        <w:r>
          <w:rPr>
            <w:sz w:val="28"/>
            <w:szCs w:val="28"/>
            <w:lang w:val="en-US"/>
          </w:rPr>
          <w:t>somelist</w:t>
        </w:r>
        <w:proofErr w:type="spellEnd"/>
        <w:r>
          <w:rPr>
            <w:sz w:val="28"/>
            <w:szCs w:val="28"/>
            <w:lang w:val="en-US"/>
          </w:rPr>
          <w:t>) #output -&gt; [1,2,3,4,6,6,15]</w:t>
        </w:r>
      </w:ins>
    </w:p>
    <w:p w14:paraId="7002BBA8" w14:textId="7301441E" w:rsidR="00C45A6E" w:rsidRDefault="00C45A6E" w:rsidP="00C45A6E">
      <w:pPr>
        <w:pStyle w:val="ListParagraph"/>
        <w:numPr>
          <w:ilvl w:val="0"/>
          <w:numId w:val="1"/>
        </w:numPr>
        <w:rPr>
          <w:ins w:id="648" w:author="Aditya Singh Kshatreeya" w:date="2026-02-01T11:51:00Z"/>
          <w:sz w:val="28"/>
          <w:szCs w:val="28"/>
          <w:lang w:val="en-US"/>
        </w:rPr>
      </w:pPr>
      <w:proofErr w:type="gramStart"/>
      <w:ins w:id="649" w:author="Aditya Singh Kshatreeya" w:date="2026-02-01T11:30:00Z">
        <w:r>
          <w:rPr>
            <w:sz w:val="28"/>
            <w:szCs w:val="28"/>
            <w:lang w:val="en-US"/>
          </w:rPr>
          <w:t>Join(</w:t>
        </w:r>
        <w:proofErr w:type="gramEnd"/>
        <w:r>
          <w:rPr>
            <w:sz w:val="28"/>
            <w:szCs w:val="28"/>
            <w:lang w:val="en-US"/>
          </w:rPr>
          <w:t xml:space="preserve">): </w:t>
        </w:r>
      </w:ins>
    </w:p>
    <w:p w14:paraId="568D6356" w14:textId="200CAEB2" w:rsidR="002F0AE2" w:rsidRDefault="00EC5F59" w:rsidP="00C45A6E">
      <w:pPr>
        <w:pStyle w:val="ListParagraph"/>
        <w:numPr>
          <w:ilvl w:val="0"/>
          <w:numId w:val="1"/>
        </w:numPr>
        <w:rPr>
          <w:ins w:id="650" w:author="Aditya Singh Kshatreeya" w:date="2026-02-01T11:56:00Z"/>
          <w:sz w:val="28"/>
          <w:szCs w:val="28"/>
          <w:lang w:val="en-US"/>
        </w:rPr>
      </w:pPr>
      <w:proofErr w:type="gramStart"/>
      <w:ins w:id="651" w:author="Aditya Singh Kshatreeya" w:date="2026-02-01T11:51:00Z">
        <w:r>
          <w:rPr>
            <w:sz w:val="28"/>
            <w:szCs w:val="28"/>
            <w:lang w:val="en-US"/>
          </w:rPr>
          <w:t>S</w:t>
        </w:r>
        <w:r w:rsidR="002F0AE2">
          <w:rPr>
            <w:sz w:val="28"/>
            <w:szCs w:val="28"/>
            <w:lang w:val="en-US"/>
          </w:rPr>
          <w:t>li</w:t>
        </w:r>
        <w:r>
          <w:rPr>
            <w:sz w:val="28"/>
            <w:szCs w:val="28"/>
            <w:lang w:val="en-US"/>
          </w:rPr>
          <w:t>cing(</w:t>
        </w:r>
        <w:proofErr w:type="gramEnd"/>
        <w:r>
          <w:rPr>
            <w:sz w:val="28"/>
            <w:szCs w:val="28"/>
            <w:lang w:val="en-US"/>
          </w:rPr>
          <w:t xml:space="preserve">): </w:t>
        </w:r>
      </w:ins>
      <w:ins w:id="652" w:author="Aditya Singh Kshatreeya" w:date="2026-02-01T11:52:00Z">
        <w:r>
          <w:rPr>
            <w:sz w:val="28"/>
            <w:szCs w:val="28"/>
            <w:lang w:val="en-US"/>
          </w:rPr>
          <w:t>make new list using slicing</w:t>
        </w:r>
      </w:ins>
    </w:p>
    <w:p w14:paraId="50E302F7" w14:textId="00F07B1F" w:rsidR="00EC5F59" w:rsidRPr="00C45A6E" w:rsidRDefault="00EC5F59">
      <w:pPr>
        <w:pStyle w:val="ListParagraph"/>
        <w:numPr>
          <w:ilvl w:val="0"/>
          <w:numId w:val="3"/>
        </w:numPr>
        <w:rPr>
          <w:ins w:id="653" w:author="Aditya Singh Kshatreeya" w:date="2026-02-01T10:21:00Z"/>
          <w:sz w:val="28"/>
          <w:szCs w:val="28"/>
          <w:lang w:val="en-US"/>
          <w:rPrChange w:id="654" w:author="Aditya Singh Kshatreeya" w:date="2026-02-01T11:29:00Z">
            <w:rPr>
              <w:ins w:id="655" w:author="Aditya Singh Kshatreeya" w:date="2026-02-01T10:21:00Z"/>
              <w:lang w:val="en-US"/>
            </w:rPr>
          </w:rPrChange>
        </w:rPr>
        <w:pPrChange w:id="656" w:author="Aditya Singh Kshatreeya" w:date="2026-02-01T11:56:00Z">
          <w:pPr>
            <w:pStyle w:val="ListParagraph"/>
          </w:pPr>
        </w:pPrChange>
      </w:pPr>
      <w:ins w:id="657" w:author="Aditya Singh Kshatreeya" w:date="2026-02-01T11:56:00Z">
        <w:r>
          <w:rPr>
            <w:sz w:val="28"/>
            <w:szCs w:val="28"/>
            <w:lang w:val="en-US"/>
          </w:rPr>
          <w:t>(</w:t>
        </w:r>
        <w:proofErr w:type="spellStart"/>
        <w:proofErr w:type="gramStart"/>
        <w:r>
          <w:rPr>
            <w:sz w:val="28"/>
            <w:szCs w:val="28"/>
            <w:lang w:val="en-US"/>
          </w:rPr>
          <w:t>startIndex</w:t>
        </w:r>
        <w:proofErr w:type="spellEnd"/>
        <w:r>
          <w:rPr>
            <w:sz w:val="28"/>
            <w:szCs w:val="28"/>
            <w:lang w:val="en-US"/>
          </w:rPr>
          <w:t xml:space="preserve"> :</w:t>
        </w:r>
        <w:proofErr w:type="gramEnd"/>
        <w:r>
          <w:rPr>
            <w:sz w:val="28"/>
            <w:szCs w:val="28"/>
            <w:lang w:val="en-US"/>
          </w:rPr>
          <w:t xml:space="preserve"> </w:t>
        </w:r>
        <w:proofErr w:type="spellStart"/>
        <w:r>
          <w:rPr>
            <w:sz w:val="28"/>
            <w:szCs w:val="28"/>
            <w:lang w:val="en-US"/>
          </w:rPr>
          <w:t>endIndex</w:t>
        </w:r>
        <w:proofErr w:type="spellEnd"/>
        <w:r>
          <w:rPr>
            <w:sz w:val="28"/>
            <w:szCs w:val="28"/>
            <w:lang w:val="en-US"/>
          </w:rPr>
          <w:t>)</w:t>
        </w:r>
      </w:ins>
      <w:ins w:id="658" w:author="Aditya Singh Kshatreeya" w:date="2026-02-01T11:57:00Z">
        <w:r>
          <w:rPr>
            <w:sz w:val="28"/>
            <w:szCs w:val="28"/>
            <w:lang w:val="en-US"/>
          </w:rPr>
          <w:t xml:space="preserve"> </w:t>
        </w:r>
        <w:proofErr w:type="spellStart"/>
        <w:r>
          <w:rPr>
            <w:sz w:val="28"/>
            <w:szCs w:val="28"/>
            <w:lang w:val="en-US"/>
          </w:rPr>
          <w:t>endIndex</w:t>
        </w:r>
        <w:proofErr w:type="spellEnd"/>
        <w:r>
          <w:rPr>
            <w:sz w:val="28"/>
            <w:szCs w:val="28"/>
            <w:lang w:val="en-US"/>
          </w:rPr>
          <w:t xml:space="preserve"> is always excludes </w:t>
        </w:r>
      </w:ins>
    </w:p>
    <w:p w14:paraId="40FC96C4" w14:textId="77777777" w:rsidR="00F942B8" w:rsidRPr="00514E07" w:rsidRDefault="00F942B8">
      <w:pPr>
        <w:pStyle w:val="ListParagraph"/>
        <w:rPr>
          <w:ins w:id="659" w:author="Aditya Singh Kshatreeya" w:date="2026-02-01T09:42:00Z"/>
          <w:sz w:val="28"/>
          <w:szCs w:val="28"/>
          <w:lang w:val="en-US"/>
          <w:rPrChange w:id="660" w:author="Aditya Singh Kshatreeya" w:date="2026-02-01T09:57:00Z">
            <w:rPr>
              <w:ins w:id="661" w:author="Aditya Singh Kshatreeya" w:date="2026-02-01T09:42:00Z"/>
              <w:lang w:val="en-US"/>
            </w:rPr>
          </w:rPrChange>
        </w:rPr>
        <w:pPrChange w:id="662" w:author="Aditya Singh Kshatreeya" w:date="2026-02-01T10:19:00Z">
          <w:pPr/>
        </w:pPrChange>
      </w:pPr>
    </w:p>
    <w:p w14:paraId="334D028E" w14:textId="4DC1EE05" w:rsidR="002206A2" w:rsidRDefault="00952AF2" w:rsidP="00952AF2">
      <w:pPr>
        <w:pStyle w:val="ListParagraph"/>
        <w:numPr>
          <w:ilvl w:val="0"/>
          <w:numId w:val="1"/>
        </w:numPr>
        <w:rPr>
          <w:ins w:id="663" w:author="Prakash Singh Kshatreeya" w:date="2026-02-08T09:36:00Z"/>
          <w:b/>
          <w:bCs/>
          <w:sz w:val="28"/>
          <w:szCs w:val="28"/>
          <w:lang w:val="en-US"/>
        </w:rPr>
      </w:pPr>
      <w:ins w:id="664" w:author="Prakash Singh Kshatreeya" w:date="2026-02-08T09:33:00Z">
        <w:r>
          <w:rPr>
            <w:b/>
            <w:bCs/>
            <w:sz w:val="28"/>
            <w:szCs w:val="28"/>
            <w:lang w:val="en-US"/>
          </w:rPr>
          <w:lastRenderedPageBreak/>
          <w:t xml:space="preserve">Swapping values: </w:t>
        </w:r>
      </w:ins>
    </w:p>
    <w:p w14:paraId="34F74FD2" w14:textId="1DC40CCF" w:rsidR="00952AF2" w:rsidRPr="00531013" w:rsidRDefault="00952AF2" w:rsidP="00952AF2">
      <w:pPr>
        <w:pStyle w:val="ListParagraph"/>
        <w:rPr>
          <w:ins w:id="665" w:author="Prakash Singh Kshatreeya" w:date="2026-02-08T09:36:00Z"/>
          <w:sz w:val="28"/>
          <w:szCs w:val="28"/>
          <w:lang w:val="en-US"/>
          <w:rPrChange w:id="666" w:author="Prakash Singh Kshatreeya" w:date="2026-02-08T09:39:00Z">
            <w:rPr>
              <w:ins w:id="667" w:author="Prakash Singh Kshatreeya" w:date="2026-02-08T09:36:00Z"/>
              <w:b/>
              <w:bCs/>
              <w:sz w:val="28"/>
              <w:szCs w:val="28"/>
              <w:lang w:val="en-US"/>
            </w:rPr>
          </w:rPrChange>
        </w:rPr>
      </w:pPr>
      <w:ins w:id="668" w:author="Prakash Singh Kshatreeya" w:date="2026-02-08T09:36:00Z">
        <w:r>
          <w:rPr>
            <w:b/>
            <w:bCs/>
            <w:sz w:val="28"/>
            <w:szCs w:val="28"/>
            <w:lang w:val="en-US"/>
          </w:rPr>
          <w:t xml:space="preserve"> </w:t>
        </w:r>
        <w:r>
          <w:rPr>
            <w:b/>
            <w:bCs/>
            <w:sz w:val="28"/>
            <w:szCs w:val="28"/>
            <w:lang w:val="en-US"/>
          </w:rPr>
          <w:tab/>
        </w:r>
        <w:r w:rsidRPr="00531013">
          <w:rPr>
            <w:sz w:val="28"/>
            <w:szCs w:val="28"/>
            <w:lang w:val="en-US"/>
            <w:rPrChange w:id="669" w:author="Prakash Singh Kshatreeya" w:date="2026-02-08T09:39:00Z">
              <w:rPr>
                <w:b/>
                <w:bCs/>
                <w:sz w:val="28"/>
                <w:szCs w:val="28"/>
                <w:lang w:val="en-US"/>
              </w:rPr>
            </w:rPrChange>
          </w:rPr>
          <w:t>Frameworks = [‘</w:t>
        </w:r>
        <w:proofErr w:type="spellStart"/>
        <w:r w:rsidRPr="00531013">
          <w:rPr>
            <w:sz w:val="28"/>
            <w:szCs w:val="28"/>
            <w:lang w:val="en-US"/>
            <w:rPrChange w:id="670" w:author="Prakash Singh Kshatreeya" w:date="2026-02-08T09:39:00Z">
              <w:rPr>
                <w:b/>
                <w:bCs/>
                <w:sz w:val="28"/>
                <w:szCs w:val="28"/>
                <w:lang w:val="en-US"/>
              </w:rPr>
            </w:rPrChange>
          </w:rPr>
          <w:t>django</w:t>
        </w:r>
        <w:proofErr w:type="spellEnd"/>
        <w:r w:rsidRPr="00531013">
          <w:rPr>
            <w:sz w:val="28"/>
            <w:szCs w:val="28"/>
            <w:lang w:val="en-US"/>
            <w:rPrChange w:id="671" w:author="Prakash Singh Kshatreeya" w:date="2026-02-08T09:39:00Z">
              <w:rPr>
                <w:b/>
                <w:bCs/>
                <w:sz w:val="28"/>
                <w:szCs w:val="28"/>
                <w:lang w:val="en-US"/>
              </w:rPr>
            </w:rPrChange>
          </w:rPr>
          <w:t>’, ‘flask’]</w:t>
        </w:r>
      </w:ins>
    </w:p>
    <w:p w14:paraId="20DB476B" w14:textId="41FD3657" w:rsidR="00952AF2" w:rsidRPr="00531013" w:rsidRDefault="00531013">
      <w:pPr>
        <w:pStyle w:val="ListParagraph"/>
        <w:rPr>
          <w:ins w:id="672" w:author="Aditya Singh Kshatreeya" w:date="2026-02-01T09:38:00Z"/>
          <w:sz w:val="28"/>
          <w:szCs w:val="28"/>
          <w:lang w:val="en-US"/>
        </w:rPr>
        <w:pPrChange w:id="673" w:author="Prakash Singh Kshatreeya" w:date="2026-02-08T09:36:00Z">
          <w:pPr/>
        </w:pPrChange>
      </w:pPr>
      <w:proofErr w:type="gramStart"/>
      <w:ins w:id="674" w:author="Prakash Singh Kshatreeya" w:date="2026-02-08T09:37:00Z">
        <w:r w:rsidRPr="00531013">
          <w:rPr>
            <w:sz w:val="28"/>
            <w:szCs w:val="28"/>
            <w:lang w:val="en-US"/>
            <w:rPrChange w:id="675" w:author="Prakash Singh Kshatreeya" w:date="2026-02-08T09:39:00Z">
              <w:rPr>
                <w:b/>
                <w:bCs/>
                <w:sz w:val="28"/>
                <w:szCs w:val="28"/>
                <w:lang w:val="en-US"/>
              </w:rPr>
            </w:rPrChange>
          </w:rPr>
          <w:t>F</w:t>
        </w:r>
        <w:r w:rsidR="00952AF2" w:rsidRPr="00531013">
          <w:rPr>
            <w:sz w:val="28"/>
            <w:szCs w:val="28"/>
            <w:lang w:val="en-US"/>
            <w:rPrChange w:id="676" w:author="Prakash Singh Kshatreeya" w:date="2026-02-08T09:39:00Z">
              <w:rPr>
                <w:b/>
                <w:bCs/>
                <w:sz w:val="28"/>
                <w:szCs w:val="28"/>
                <w:lang w:val="en-US"/>
              </w:rPr>
            </w:rPrChange>
          </w:rPr>
          <w:t>ramework</w:t>
        </w:r>
        <w:r w:rsidRPr="00531013">
          <w:rPr>
            <w:sz w:val="28"/>
            <w:szCs w:val="28"/>
            <w:lang w:val="en-US"/>
            <w:rPrChange w:id="677" w:author="Prakash Singh Kshatreeya" w:date="2026-02-08T09:39:00Z">
              <w:rPr>
                <w:b/>
                <w:bCs/>
                <w:sz w:val="28"/>
                <w:szCs w:val="28"/>
                <w:lang w:val="en-US"/>
              </w:rPr>
            </w:rPrChange>
          </w:rPr>
          <w:t>s[</w:t>
        </w:r>
        <w:proofErr w:type="gramEnd"/>
        <w:r w:rsidRPr="00531013">
          <w:rPr>
            <w:sz w:val="28"/>
            <w:szCs w:val="28"/>
            <w:lang w:val="en-US"/>
            <w:rPrChange w:id="678" w:author="Prakash Singh Kshatreeya" w:date="2026-02-08T09:39:00Z">
              <w:rPr>
                <w:b/>
                <w:bCs/>
                <w:sz w:val="28"/>
                <w:szCs w:val="28"/>
                <w:lang w:val="en-US"/>
              </w:rPr>
            </w:rPrChange>
          </w:rPr>
          <w:t>0], frameworks[1] = frameworks[1],frameworks[0]</w:t>
        </w:r>
      </w:ins>
    </w:p>
    <w:p w14:paraId="335DA202" w14:textId="12B93808" w:rsidR="004643A1" w:rsidRPr="00531013" w:rsidRDefault="00531013" w:rsidP="00A41C3B">
      <w:pPr>
        <w:rPr>
          <w:ins w:id="679" w:author="Prakash Singh Kshatreeya" w:date="2026-02-08T09:39:00Z"/>
          <w:sz w:val="28"/>
          <w:szCs w:val="28"/>
          <w:lang w:val="en-US"/>
        </w:rPr>
      </w:pPr>
      <w:ins w:id="680" w:author="Prakash Singh Kshatreeya" w:date="2026-02-08T09:37:00Z">
        <w:r w:rsidRPr="00531013">
          <w:rPr>
            <w:sz w:val="28"/>
            <w:szCs w:val="28"/>
            <w:lang w:val="en-US"/>
          </w:rPr>
          <w:tab/>
        </w:r>
        <w:proofErr w:type="gramStart"/>
        <w:r w:rsidRPr="00531013">
          <w:rPr>
            <w:sz w:val="28"/>
            <w:szCs w:val="28"/>
            <w:lang w:val="en-US"/>
          </w:rPr>
          <w:t>Print(</w:t>
        </w:r>
        <w:proofErr w:type="gramEnd"/>
        <w:r w:rsidRPr="00531013">
          <w:rPr>
            <w:sz w:val="28"/>
            <w:szCs w:val="28"/>
            <w:lang w:val="en-US"/>
          </w:rPr>
          <w:t>Frameworks</w:t>
        </w:r>
      </w:ins>
      <w:ins w:id="681" w:author="Prakash Singh Kshatreeya" w:date="2026-02-08T09:38:00Z">
        <w:r w:rsidRPr="00531013">
          <w:rPr>
            <w:sz w:val="28"/>
            <w:szCs w:val="28"/>
            <w:lang w:val="en-US"/>
          </w:rPr>
          <w:t>)</w:t>
        </w:r>
      </w:ins>
    </w:p>
    <w:p w14:paraId="5644C4CB" w14:textId="4DC724B8" w:rsidR="00531013" w:rsidRPr="00531013" w:rsidRDefault="00531013" w:rsidP="00531013">
      <w:pPr>
        <w:pStyle w:val="ListParagraph"/>
        <w:numPr>
          <w:ilvl w:val="0"/>
          <w:numId w:val="1"/>
        </w:numPr>
        <w:rPr>
          <w:ins w:id="682" w:author="Prakash Singh Kshatreeya" w:date="2026-02-08T09:44:00Z"/>
          <w:sz w:val="28"/>
          <w:szCs w:val="28"/>
          <w:lang w:val="en-US"/>
          <w:rPrChange w:id="683" w:author="Prakash Singh Kshatreeya" w:date="2026-02-08T09:44:00Z">
            <w:rPr>
              <w:ins w:id="684" w:author="Prakash Singh Kshatreeya" w:date="2026-02-08T09:44:00Z"/>
              <w:b/>
              <w:bCs/>
              <w:sz w:val="28"/>
              <w:szCs w:val="28"/>
              <w:lang w:val="en-US"/>
            </w:rPr>
          </w:rPrChange>
        </w:rPr>
      </w:pPr>
      <w:ins w:id="685" w:author="Prakash Singh Kshatreeya" w:date="2026-02-08T09:41:00Z">
        <w:r>
          <w:rPr>
            <w:b/>
            <w:bCs/>
            <w:sz w:val="28"/>
            <w:szCs w:val="28"/>
            <w:lang w:val="en-US"/>
          </w:rPr>
          <w:t xml:space="preserve">List </w:t>
        </w:r>
      </w:ins>
      <w:ins w:id="686" w:author="Prakash Singh Kshatreeya" w:date="2026-02-08T09:44:00Z">
        <w:r>
          <w:rPr>
            <w:b/>
            <w:bCs/>
            <w:sz w:val="28"/>
            <w:szCs w:val="28"/>
            <w:lang w:val="en-US"/>
          </w:rPr>
          <w:t xml:space="preserve">comprehension: </w:t>
        </w:r>
      </w:ins>
    </w:p>
    <w:p w14:paraId="0C5F8E50" w14:textId="0DC4BEE9" w:rsidR="00531013" w:rsidRDefault="00531013" w:rsidP="00531013">
      <w:pPr>
        <w:pStyle w:val="ListParagraph"/>
        <w:numPr>
          <w:ilvl w:val="0"/>
          <w:numId w:val="3"/>
        </w:numPr>
        <w:rPr>
          <w:ins w:id="687" w:author="Prakash Singh Kshatreeya" w:date="2026-02-08T09:45:00Z"/>
          <w:sz w:val="28"/>
          <w:szCs w:val="28"/>
          <w:lang w:val="en-US"/>
        </w:rPr>
      </w:pPr>
      <w:ins w:id="688" w:author="Prakash Singh Kshatreeya" w:date="2026-02-08T09:45:00Z">
        <w:r>
          <w:rPr>
            <w:sz w:val="28"/>
            <w:szCs w:val="28"/>
            <w:lang w:val="en-US"/>
          </w:rPr>
          <w:t>What exactly are list comprehensions?</w:t>
        </w:r>
      </w:ins>
    </w:p>
    <w:p w14:paraId="5303CBF4" w14:textId="39E00875" w:rsidR="00531013" w:rsidRDefault="00531013" w:rsidP="00531013">
      <w:pPr>
        <w:pStyle w:val="ListParagraph"/>
        <w:numPr>
          <w:ilvl w:val="0"/>
          <w:numId w:val="3"/>
        </w:numPr>
        <w:rPr>
          <w:ins w:id="689" w:author="Prakash Singh Kshatreeya" w:date="2026-02-08T09:45:00Z"/>
          <w:sz w:val="28"/>
          <w:szCs w:val="28"/>
          <w:lang w:val="en-US"/>
        </w:rPr>
      </w:pPr>
      <w:ins w:id="690" w:author="Prakash Singh Kshatreeya" w:date="2026-02-08T09:45:00Z">
        <w:r>
          <w:rPr>
            <w:sz w:val="28"/>
            <w:szCs w:val="28"/>
            <w:lang w:val="en-US"/>
          </w:rPr>
          <w:t>The rough idea is we take an existing list and output another list with different values based upon the first list</w:t>
        </w:r>
      </w:ins>
    </w:p>
    <w:p w14:paraId="28AA7658" w14:textId="2D23DCAD" w:rsidR="00531013" w:rsidRDefault="00531013" w:rsidP="00531013">
      <w:pPr>
        <w:pStyle w:val="ListParagraph"/>
        <w:numPr>
          <w:ilvl w:val="0"/>
          <w:numId w:val="3"/>
        </w:numPr>
        <w:rPr>
          <w:ins w:id="691" w:author="Prakash Singh Kshatreeya" w:date="2026-02-08T09:46:00Z"/>
          <w:sz w:val="28"/>
          <w:szCs w:val="28"/>
          <w:lang w:val="en-US"/>
        </w:rPr>
      </w:pPr>
      <w:ins w:id="692" w:author="Prakash Singh Kshatreeya" w:date="2026-02-08T09:45:00Z">
        <w:r>
          <w:rPr>
            <w:sz w:val="28"/>
            <w:szCs w:val="28"/>
            <w:lang w:val="en-US"/>
          </w:rPr>
          <w:t>[item</w:t>
        </w:r>
      </w:ins>
      <w:ins w:id="693" w:author="Prakash Singh Kshatreeya" w:date="2026-02-08T09:46:00Z">
        <w:r>
          <w:rPr>
            <w:sz w:val="28"/>
            <w:szCs w:val="28"/>
            <w:lang w:val="en-US"/>
          </w:rPr>
          <w:t xml:space="preserve"> logic for item (every) in </w:t>
        </w:r>
        <w:proofErr w:type="gramStart"/>
        <w:r>
          <w:rPr>
            <w:sz w:val="28"/>
            <w:szCs w:val="28"/>
            <w:lang w:val="en-US"/>
          </w:rPr>
          <w:t>list ]</w:t>
        </w:r>
        <w:proofErr w:type="gramEnd"/>
      </w:ins>
    </w:p>
    <w:p w14:paraId="18A80CEB" w14:textId="2B210C60" w:rsidR="00531013" w:rsidRDefault="00531013" w:rsidP="00531013">
      <w:pPr>
        <w:pStyle w:val="ListParagraph"/>
        <w:ind w:left="1080"/>
        <w:rPr>
          <w:ins w:id="694" w:author="Prakash Singh Kshatreeya" w:date="2026-02-08T09:47:00Z"/>
          <w:b/>
          <w:bCs/>
          <w:sz w:val="28"/>
          <w:szCs w:val="28"/>
          <w:lang w:val="en-US"/>
        </w:rPr>
      </w:pPr>
      <w:ins w:id="695" w:author="Prakash Singh Kshatreeya" w:date="2026-02-08T09:46:00Z">
        <w:r w:rsidRPr="00531013">
          <w:rPr>
            <w:b/>
            <w:bCs/>
            <w:sz w:val="28"/>
            <w:szCs w:val="28"/>
            <w:lang w:val="en-US"/>
          </w:rPr>
          <w:t>E</w:t>
        </w:r>
        <w:r w:rsidRPr="00531013">
          <w:rPr>
            <w:b/>
            <w:bCs/>
            <w:sz w:val="28"/>
            <w:szCs w:val="28"/>
            <w:lang w:val="en-US"/>
            <w:rPrChange w:id="696" w:author="Prakash Singh Kshatreeya" w:date="2026-02-08T09:46:00Z">
              <w:rPr>
                <w:sz w:val="28"/>
                <w:szCs w:val="28"/>
                <w:lang w:val="en-US"/>
              </w:rPr>
            </w:rPrChange>
          </w:rPr>
          <w:t>xample</w:t>
        </w:r>
      </w:ins>
      <w:ins w:id="697" w:author="Prakash Singh Kshatreeya" w:date="2026-02-08T09:51:00Z">
        <w:r w:rsidR="00945EF3">
          <w:rPr>
            <w:b/>
            <w:bCs/>
            <w:sz w:val="28"/>
            <w:szCs w:val="28"/>
            <w:lang w:val="en-US"/>
          </w:rPr>
          <w:t xml:space="preserve"> 1</w:t>
        </w:r>
      </w:ins>
      <w:ins w:id="698" w:author="Prakash Singh Kshatreeya" w:date="2026-02-08T09:46:00Z">
        <w:r>
          <w:rPr>
            <w:b/>
            <w:bCs/>
            <w:sz w:val="28"/>
            <w:szCs w:val="28"/>
            <w:lang w:val="en-US"/>
          </w:rPr>
          <w:t xml:space="preserve"> -&gt;</w:t>
        </w:r>
      </w:ins>
      <w:ins w:id="699" w:author="Prakash Singh Kshatreeya" w:date="2026-02-08T09:47:00Z">
        <w:r>
          <w:rPr>
            <w:b/>
            <w:bCs/>
            <w:sz w:val="28"/>
            <w:szCs w:val="28"/>
            <w:lang w:val="en-US"/>
          </w:rPr>
          <w:t xml:space="preserve"> </w:t>
        </w:r>
      </w:ins>
    </w:p>
    <w:p w14:paraId="1EF251CA" w14:textId="130988D0" w:rsidR="00531013" w:rsidRPr="00945EF3" w:rsidRDefault="00531013" w:rsidP="00531013">
      <w:pPr>
        <w:pStyle w:val="ListParagraph"/>
        <w:ind w:left="1080"/>
        <w:rPr>
          <w:ins w:id="700" w:author="Prakash Singh Kshatreeya" w:date="2026-02-08T09:47:00Z"/>
          <w:sz w:val="28"/>
          <w:szCs w:val="28"/>
          <w:lang w:val="en-US"/>
          <w:rPrChange w:id="701" w:author="Prakash Singh Kshatreeya" w:date="2026-02-08T09:49:00Z">
            <w:rPr>
              <w:ins w:id="702" w:author="Prakash Singh Kshatreeya" w:date="2026-02-08T09:47:00Z"/>
              <w:b/>
              <w:bCs/>
              <w:sz w:val="28"/>
              <w:szCs w:val="28"/>
              <w:lang w:val="en-US"/>
            </w:rPr>
          </w:rPrChange>
        </w:rPr>
      </w:pPr>
      <w:ins w:id="703" w:author="Prakash Singh Kshatreeya" w:date="2026-02-08T09:47:00Z">
        <w:r w:rsidRPr="00945EF3">
          <w:rPr>
            <w:sz w:val="28"/>
            <w:szCs w:val="28"/>
            <w:lang w:val="en-US"/>
            <w:rPrChange w:id="704" w:author="Prakash Singh Kshatreeya" w:date="2026-02-08T09:49:00Z">
              <w:rPr>
                <w:b/>
                <w:bCs/>
                <w:sz w:val="28"/>
                <w:szCs w:val="28"/>
                <w:lang w:val="en-US"/>
              </w:rPr>
            </w:rPrChange>
          </w:rPr>
          <w:t>Numbers = [1,2,3,4,5,6]</w:t>
        </w:r>
      </w:ins>
    </w:p>
    <w:p w14:paraId="592D49C9" w14:textId="4F99CBB0" w:rsidR="00531013" w:rsidRPr="00945EF3" w:rsidRDefault="00531013" w:rsidP="00531013">
      <w:pPr>
        <w:pStyle w:val="ListParagraph"/>
        <w:ind w:left="1080"/>
        <w:rPr>
          <w:ins w:id="705" w:author="Prakash Singh Kshatreeya" w:date="2026-02-08T09:48:00Z"/>
          <w:sz w:val="28"/>
          <w:szCs w:val="28"/>
          <w:lang w:val="en-US"/>
          <w:rPrChange w:id="706" w:author="Prakash Singh Kshatreeya" w:date="2026-02-08T09:49:00Z">
            <w:rPr>
              <w:ins w:id="707" w:author="Prakash Singh Kshatreeya" w:date="2026-02-08T09:48:00Z"/>
              <w:b/>
              <w:bCs/>
              <w:sz w:val="28"/>
              <w:szCs w:val="28"/>
              <w:lang w:val="en-US"/>
            </w:rPr>
          </w:rPrChange>
        </w:rPr>
      </w:pPr>
      <w:ins w:id="708" w:author="Prakash Singh Kshatreeya" w:date="2026-02-08T09:47:00Z">
        <w:r w:rsidRPr="00945EF3">
          <w:rPr>
            <w:sz w:val="28"/>
            <w:szCs w:val="28"/>
            <w:lang w:val="en-US"/>
            <w:rPrChange w:id="709" w:author="Prakash Singh Kshatreeya" w:date="2026-02-08T09:49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[num*10 for num in </w:t>
        </w:r>
        <w:proofErr w:type="gramStart"/>
        <w:r w:rsidRPr="00945EF3">
          <w:rPr>
            <w:sz w:val="28"/>
            <w:szCs w:val="28"/>
            <w:lang w:val="en-US"/>
            <w:rPrChange w:id="710" w:author="Prakash Singh Kshatreeya" w:date="2026-02-08T09:49:00Z">
              <w:rPr>
                <w:b/>
                <w:bCs/>
                <w:sz w:val="28"/>
                <w:szCs w:val="28"/>
                <w:lang w:val="en-US"/>
              </w:rPr>
            </w:rPrChange>
          </w:rPr>
          <w:t>numbers]</w:t>
        </w:r>
        <w:r w:rsidR="00945EF3" w:rsidRPr="00945EF3">
          <w:rPr>
            <w:sz w:val="28"/>
            <w:szCs w:val="28"/>
            <w:lang w:val="en-US"/>
            <w:rPrChange w:id="711" w:author="Prakash Singh Kshatreeya" w:date="2026-02-08T09:49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 #</w:t>
        </w:r>
        <w:proofErr w:type="gramEnd"/>
        <w:r w:rsidR="00945EF3" w:rsidRPr="00945EF3">
          <w:rPr>
            <w:sz w:val="28"/>
            <w:szCs w:val="28"/>
            <w:lang w:val="en-US"/>
            <w:rPrChange w:id="712" w:author="Prakash Singh Kshatreeya" w:date="2026-02-08T09:49:00Z">
              <w:rPr>
                <w:b/>
                <w:bCs/>
                <w:sz w:val="28"/>
                <w:szCs w:val="28"/>
                <w:lang w:val="en-US"/>
              </w:rPr>
            </w:rPrChange>
          </w:rPr>
          <w:t>return the each value f</w:t>
        </w:r>
      </w:ins>
      <w:ins w:id="713" w:author="Prakash Singh Kshatreeya" w:date="2026-02-08T09:49:00Z">
        <w:r w:rsidR="00945EF3" w:rsidRPr="00945EF3">
          <w:rPr>
            <w:sz w:val="28"/>
            <w:szCs w:val="28"/>
            <w:lang w:val="en-US"/>
            <w:rPrChange w:id="714" w:author="Prakash Singh Kshatreeya" w:date="2026-02-08T09:49:00Z">
              <w:rPr>
                <w:b/>
                <w:bCs/>
                <w:sz w:val="28"/>
                <w:szCs w:val="28"/>
                <w:lang w:val="en-US"/>
              </w:rPr>
            </w:rPrChange>
          </w:rPr>
          <w:t>rom</w:t>
        </w:r>
      </w:ins>
      <w:ins w:id="715" w:author="Prakash Singh Kshatreeya" w:date="2026-02-08T09:47:00Z">
        <w:r w:rsidR="00945EF3" w:rsidRPr="00945EF3">
          <w:rPr>
            <w:sz w:val="28"/>
            <w:szCs w:val="28"/>
            <w:lang w:val="en-US"/>
            <w:rPrChange w:id="716" w:author="Prakash Singh Kshatreeya" w:date="2026-02-08T09:49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numbers </w:t>
        </w:r>
      </w:ins>
      <w:ins w:id="717" w:author="Prakash Singh Kshatreeya" w:date="2026-02-08T09:48:00Z">
        <w:r w:rsidR="00945EF3" w:rsidRPr="00945EF3">
          <w:rPr>
            <w:sz w:val="28"/>
            <w:szCs w:val="28"/>
            <w:lang w:val="en-US"/>
            <w:rPrChange w:id="718" w:author="Prakash Singh Kshatreeya" w:date="2026-02-08T09:49:00Z">
              <w:rPr>
                <w:b/>
                <w:bCs/>
                <w:sz w:val="28"/>
                <w:szCs w:val="28"/>
                <w:lang w:val="en-US"/>
              </w:rPr>
            </w:rPrChange>
          </w:rPr>
          <w:t>multi by 10</w:t>
        </w:r>
      </w:ins>
    </w:p>
    <w:p w14:paraId="04DA2331" w14:textId="628CD654" w:rsidR="00945EF3" w:rsidRDefault="00945EF3" w:rsidP="00531013">
      <w:pPr>
        <w:pStyle w:val="ListParagraph"/>
        <w:ind w:left="1080"/>
        <w:rPr>
          <w:ins w:id="719" w:author="Prakash Singh Kshatreeya" w:date="2026-02-08T09:49:00Z"/>
          <w:sz w:val="28"/>
          <w:szCs w:val="28"/>
          <w:lang w:val="en-US"/>
        </w:rPr>
      </w:pPr>
      <w:ins w:id="720" w:author="Prakash Singh Kshatreeya" w:date="2026-02-08T09:48:00Z">
        <w:r w:rsidRPr="00945EF3">
          <w:rPr>
            <w:sz w:val="28"/>
            <w:szCs w:val="28"/>
            <w:lang w:val="en-US"/>
            <w:rPrChange w:id="721" w:author="Prakash Singh Kshatreeya" w:date="2026-02-08T09:49:00Z">
              <w:rPr>
                <w:b/>
                <w:bCs/>
                <w:sz w:val="28"/>
                <w:szCs w:val="28"/>
                <w:lang w:val="en-US"/>
              </w:rPr>
            </w:rPrChange>
          </w:rPr>
          <w:t>[num/2 for num in numbers] #</w:t>
        </w:r>
      </w:ins>
      <w:ins w:id="722" w:author="Prakash Singh Kshatreeya" w:date="2026-02-08T09:49:00Z">
        <w:r w:rsidRPr="00945EF3">
          <w:rPr>
            <w:sz w:val="28"/>
            <w:szCs w:val="28"/>
            <w:lang w:val="en-US"/>
            <w:rPrChange w:id="723" w:author="Prakash Singh Kshatreeya" w:date="2026-02-08T09:49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return </w:t>
        </w:r>
        <w:proofErr w:type="gramStart"/>
        <w:r w:rsidRPr="00945EF3">
          <w:rPr>
            <w:sz w:val="28"/>
            <w:szCs w:val="28"/>
            <w:lang w:val="en-US"/>
            <w:rPrChange w:id="724" w:author="Prakash Singh Kshatreeya" w:date="2026-02-08T09:49:00Z">
              <w:rPr>
                <w:b/>
                <w:bCs/>
                <w:sz w:val="28"/>
                <w:szCs w:val="28"/>
                <w:lang w:val="en-US"/>
              </w:rPr>
            </w:rPrChange>
          </w:rPr>
          <w:t>the each</w:t>
        </w:r>
        <w:proofErr w:type="gramEnd"/>
        <w:r w:rsidRPr="00945EF3">
          <w:rPr>
            <w:sz w:val="28"/>
            <w:szCs w:val="28"/>
            <w:lang w:val="en-US"/>
            <w:rPrChange w:id="725" w:author="Prakash Singh Kshatreeya" w:date="2026-02-08T09:49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value from numbers divide by 2</w:t>
        </w:r>
      </w:ins>
    </w:p>
    <w:p w14:paraId="6206D81B" w14:textId="77777777" w:rsidR="00945EF3" w:rsidRDefault="00945EF3" w:rsidP="00531013">
      <w:pPr>
        <w:pStyle w:val="ListParagraph"/>
        <w:ind w:left="1080"/>
        <w:rPr>
          <w:ins w:id="726" w:author="Prakash Singh Kshatreeya" w:date="2026-02-08T09:51:00Z"/>
          <w:sz w:val="28"/>
          <w:szCs w:val="28"/>
          <w:lang w:val="en-US"/>
        </w:rPr>
      </w:pPr>
    </w:p>
    <w:p w14:paraId="233952FC" w14:textId="0442B8FD" w:rsidR="00945EF3" w:rsidRDefault="00945EF3" w:rsidP="00531013">
      <w:pPr>
        <w:pStyle w:val="ListParagraph"/>
        <w:ind w:left="1080"/>
        <w:rPr>
          <w:ins w:id="727" w:author="Prakash Singh Kshatreeya" w:date="2026-02-08T09:51:00Z"/>
          <w:b/>
          <w:bCs/>
          <w:sz w:val="28"/>
          <w:szCs w:val="28"/>
          <w:lang w:val="en-US"/>
        </w:rPr>
      </w:pPr>
      <w:ins w:id="728" w:author="Prakash Singh Kshatreeya" w:date="2026-02-08T09:51:00Z">
        <w:r>
          <w:rPr>
            <w:b/>
            <w:bCs/>
            <w:sz w:val="28"/>
            <w:szCs w:val="28"/>
            <w:lang w:val="en-US"/>
          </w:rPr>
          <w:t>Example 2 -&gt;</w:t>
        </w:r>
      </w:ins>
    </w:p>
    <w:p w14:paraId="02082CB9" w14:textId="1D6B5EE5" w:rsidR="00945EF3" w:rsidRPr="00945EF3" w:rsidRDefault="00945EF3" w:rsidP="00531013">
      <w:pPr>
        <w:pStyle w:val="ListParagraph"/>
        <w:ind w:left="1080"/>
        <w:rPr>
          <w:ins w:id="729" w:author="Prakash Singh Kshatreeya" w:date="2026-02-08T09:52:00Z"/>
          <w:sz w:val="28"/>
          <w:szCs w:val="28"/>
          <w:lang w:val="en-US"/>
          <w:rPrChange w:id="730" w:author="Prakash Singh Kshatreeya" w:date="2026-02-08T09:53:00Z">
            <w:rPr>
              <w:ins w:id="731" w:author="Prakash Singh Kshatreeya" w:date="2026-02-08T09:52:00Z"/>
              <w:b/>
              <w:bCs/>
              <w:sz w:val="28"/>
              <w:szCs w:val="28"/>
              <w:lang w:val="en-US"/>
            </w:rPr>
          </w:rPrChange>
        </w:rPr>
      </w:pPr>
      <w:proofErr w:type="spellStart"/>
      <w:ins w:id="732" w:author="Prakash Singh Kshatreeya" w:date="2026-02-08T09:55:00Z">
        <w:r>
          <w:rPr>
            <w:sz w:val="28"/>
            <w:szCs w:val="28"/>
            <w:lang w:val="en-US"/>
          </w:rPr>
          <w:t>n</w:t>
        </w:r>
      </w:ins>
      <w:ins w:id="733" w:author="Prakash Singh Kshatreeya" w:date="2026-02-08T09:51:00Z">
        <w:r w:rsidRPr="00945EF3">
          <w:rPr>
            <w:sz w:val="28"/>
            <w:szCs w:val="28"/>
            <w:lang w:val="en-US"/>
            <w:rPrChange w:id="734" w:author="Prakash Singh Kshatreeya" w:date="2026-02-08T09:53:00Z">
              <w:rPr>
                <w:b/>
                <w:bCs/>
                <w:sz w:val="28"/>
                <w:szCs w:val="28"/>
                <w:lang w:val="en-US"/>
              </w:rPr>
            </w:rPrChange>
          </w:rPr>
          <w:t>ums</w:t>
        </w:r>
        <w:proofErr w:type="spellEnd"/>
        <w:r w:rsidRPr="00945EF3">
          <w:rPr>
            <w:sz w:val="28"/>
            <w:szCs w:val="28"/>
            <w:lang w:val="en-US"/>
            <w:rPrChange w:id="735" w:author="Prakash Singh Kshatreeya" w:date="2026-02-08T09:53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= </w:t>
        </w:r>
      </w:ins>
      <w:ins w:id="736" w:author="Prakash Singh Kshatreeya" w:date="2026-02-08T09:52:00Z">
        <w:r w:rsidRPr="00945EF3">
          <w:rPr>
            <w:sz w:val="28"/>
            <w:szCs w:val="28"/>
            <w:lang w:val="en-US"/>
            <w:rPrChange w:id="737" w:author="Prakash Singh Kshatreeya" w:date="2026-02-08T09:53:00Z">
              <w:rPr>
                <w:b/>
                <w:bCs/>
                <w:sz w:val="28"/>
                <w:szCs w:val="28"/>
                <w:lang w:val="en-US"/>
              </w:rPr>
            </w:rPrChange>
          </w:rPr>
          <w:t>[12,3</w:t>
        </w:r>
      </w:ins>
      <w:ins w:id="738" w:author="Prakash Singh Kshatreeya" w:date="2026-02-08T09:56:00Z">
        <w:r>
          <w:rPr>
            <w:sz w:val="28"/>
            <w:szCs w:val="28"/>
            <w:lang w:val="en-US"/>
          </w:rPr>
          <w:t>,54,675,73,23,22,25</w:t>
        </w:r>
      </w:ins>
      <w:ins w:id="739" w:author="Prakash Singh Kshatreeya" w:date="2026-02-08T09:52:00Z">
        <w:r w:rsidRPr="00945EF3">
          <w:rPr>
            <w:sz w:val="28"/>
            <w:szCs w:val="28"/>
            <w:lang w:val="en-US"/>
            <w:rPrChange w:id="740" w:author="Prakash Singh Kshatreeya" w:date="2026-02-08T09:53:00Z">
              <w:rPr>
                <w:b/>
                <w:bCs/>
                <w:sz w:val="28"/>
                <w:szCs w:val="28"/>
                <w:lang w:val="en-US"/>
              </w:rPr>
            </w:rPrChange>
          </w:rPr>
          <w:t>]</w:t>
        </w:r>
      </w:ins>
    </w:p>
    <w:p w14:paraId="40D15352" w14:textId="1B69C13D" w:rsidR="00945EF3" w:rsidRPr="00945EF3" w:rsidRDefault="00945EF3" w:rsidP="00531013">
      <w:pPr>
        <w:pStyle w:val="ListParagraph"/>
        <w:ind w:left="1080"/>
        <w:rPr>
          <w:ins w:id="741" w:author="Prakash Singh Kshatreeya" w:date="2026-02-08T09:52:00Z"/>
          <w:sz w:val="28"/>
          <w:szCs w:val="28"/>
          <w:lang w:val="en-US"/>
          <w:rPrChange w:id="742" w:author="Prakash Singh Kshatreeya" w:date="2026-02-08T09:53:00Z">
            <w:rPr>
              <w:ins w:id="743" w:author="Prakash Singh Kshatreeya" w:date="2026-02-08T09:52:00Z"/>
              <w:b/>
              <w:bCs/>
              <w:sz w:val="28"/>
              <w:szCs w:val="28"/>
              <w:lang w:val="en-US"/>
            </w:rPr>
          </w:rPrChange>
        </w:rPr>
      </w:pPr>
      <w:ins w:id="744" w:author="Prakash Singh Kshatreeya" w:date="2026-02-08T09:52:00Z">
        <w:r w:rsidRPr="00945EF3">
          <w:rPr>
            <w:sz w:val="28"/>
            <w:szCs w:val="28"/>
            <w:lang w:val="en-US"/>
            <w:rPrChange w:id="745" w:author="Prakash Singh Kshatreeya" w:date="2026-02-08T09:53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Evens = [num for num in </w:t>
        </w:r>
        <w:proofErr w:type="spellStart"/>
        <w:proofErr w:type="gramStart"/>
        <w:r w:rsidRPr="00945EF3">
          <w:rPr>
            <w:sz w:val="28"/>
            <w:szCs w:val="28"/>
            <w:lang w:val="en-US"/>
            <w:rPrChange w:id="746" w:author="Prakash Singh Kshatreeya" w:date="2026-02-08T09:53:00Z">
              <w:rPr>
                <w:b/>
                <w:bCs/>
                <w:sz w:val="28"/>
                <w:szCs w:val="28"/>
                <w:lang w:val="en-US"/>
              </w:rPr>
            </w:rPrChange>
          </w:rPr>
          <w:t>nu</w:t>
        </w:r>
      </w:ins>
      <w:ins w:id="747" w:author="Prakash Singh Kshatreeya" w:date="2026-02-08T09:53:00Z">
        <w:r w:rsidRPr="00945EF3">
          <w:rPr>
            <w:sz w:val="28"/>
            <w:szCs w:val="28"/>
            <w:lang w:val="en-US"/>
            <w:rPrChange w:id="748" w:author="Prakash Singh Kshatreeya" w:date="2026-02-08T09:53:00Z">
              <w:rPr>
                <w:b/>
                <w:bCs/>
                <w:sz w:val="28"/>
                <w:szCs w:val="28"/>
                <w:lang w:val="en-US"/>
              </w:rPr>
            </w:rPrChange>
          </w:rPr>
          <w:t>ms</w:t>
        </w:r>
        <w:proofErr w:type="spellEnd"/>
        <w:r w:rsidRPr="00945EF3">
          <w:rPr>
            <w:sz w:val="28"/>
            <w:szCs w:val="28"/>
            <w:lang w:val="en-US"/>
            <w:rPrChange w:id="749" w:author="Prakash Singh Kshatreeya" w:date="2026-02-08T09:53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 if</w:t>
        </w:r>
        <w:proofErr w:type="gramEnd"/>
        <w:r w:rsidRPr="00945EF3">
          <w:rPr>
            <w:sz w:val="28"/>
            <w:szCs w:val="28"/>
            <w:lang w:val="en-US"/>
            <w:rPrChange w:id="750" w:author="Prakash Singh Kshatreeya" w:date="2026-02-08T09:53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num %2 == 0]</w:t>
        </w:r>
      </w:ins>
    </w:p>
    <w:p w14:paraId="59B17A2D" w14:textId="77777777" w:rsidR="00945EF3" w:rsidRDefault="00945EF3" w:rsidP="00531013">
      <w:pPr>
        <w:pStyle w:val="ListParagraph"/>
        <w:ind w:left="1080"/>
        <w:rPr>
          <w:ins w:id="751" w:author="Prakash Singh Kshatreeya" w:date="2026-02-08T09:53:00Z"/>
          <w:b/>
          <w:bCs/>
          <w:sz w:val="28"/>
          <w:szCs w:val="28"/>
          <w:lang w:val="en-US"/>
        </w:rPr>
      </w:pPr>
    </w:p>
    <w:p w14:paraId="76E7D033" w14:textId="6A1DE3F8" w:rsidR="00945EF3" w:rsidRPr="00945EF3" w:rsidRDefault="00945EF3" w:rsidP="00531013">
      <w:pPr>
        <w:pStyle w:val="ListParagraph"/>
        <w:ind w:left="1080"/>
        <w:rPr>
          <w:ins w:id="752" w:author="Prakash Singh Kshatreeya" w:date="2026-02-08T09:54:00Z"/>
          <w:sz w:val="28"/>
          <w:szCs w:val="28"/>
          <w:lang w:val="en-US"/>
          <w:rPrChange w:id="753" w:author="Prakash Singh Kshatreeya" w:date="2026-02-08T09:55:00Z">
            <w:rPr>
              <w:ins w:id="754" w:author="Prakash Singh Kshatreeya" w:date="2026-02-08T09:54:00Z"/>
              <w:b/>
              <w:bCs/>
              <w:sz w:val="28"/>
              <w:szCs w:val="28"/>
              <w:lang w:val="en-US"/>
            </w:rPr>
          </w:rPrChange>
        </w:rPr>
      </w:pPr>
      <w:ins w:id="755" w:author="Prakash Singh Kshatreeya" w:date="2026-02-08T09:53:00Z">
        <w:r w:rsidRPr="00945EF3">
          <w:rPr>
            <w:sz w:val="28"/>
            <w:szCs w:val="28"/>
            <w:lang w:val="en-US"/>
            <w:rPrChange w:id="756" w:author="Prakash Singh Kshatreeya" w:date="2026-02-08T09:55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# evens = </w:t>
        </w:r>
      </w:ins>
      <w:ins w:id="757" w:author="Prakash Singh Kshatreeya" w:date="2026-02-08T09:54:00Z">
        <w:r w:rsidRPr="00945EF3">
          <w:rPr>
            <w:sz w:val="28"/>
            <w:szCs w:val="28"/>
            <w:lang w:val="en-US"/>
            <w:rPrChange w:id="758" w:author="Prakash Singh Kshatreeya" w:date="2026-02-08T09:55:00Z">
              <w:rPr>
                <w:b/>
                <w:bCs/>
                <w:sz w:val="28"/>
                <w:szCs w:val="28"/>
                <w:lang w:val="en-US"/>
              </w:rPr>
            </w:rPrChange>
          </w:rPr>
          <w:t>[]</w:t>
        </w:r>
      </w:ins>
    </w:p>
    <w:p w14:paraId="09A6731D" w14:textId="3F49BA1A" w:rsidR="00945EF3" w:rsidRPr="00945EF3" w:rsidRDefault="00945EF3" w:rsidP="00531013">
      <w:pPr>
        <w:pStyle w:val="ListParagraph"/>
        <w:ind w:left="1080"/>
        <w:rPr>
          <w:ins w:id="759" w:author="Prakash Singh Kshatreeya" w:date="2026-02-08T09:54:00Z"/>
          <w:sz w:val="28"/>
          <w:szCs w:val="28"/>
          <w:lang w:val="en-US"/>
          <w:rPrChange w:id="760" w:author="Prakash Singh Kshatreeya" w:date="2026-02-08T09:55:00Z">
            <w:rPr>
              <w:ins w:id="761" w:author="Prakash Singh Kshatreeya" w:date="2026-02-08T09:54:00Z"/>
              <w:b/>
              <w:bCs/>
              <w:sz w:val="28"/>
              <w:szCs w:val="28"/>
              <w:lang w:val="en-US"/>
            </w:rPr>
          </w:rPrChange>
        </w:rPr>
      </w:pPr>
      <w:ins w:id="762" w:author="Prakash Singh Kshatreeya" w:date="2026-02-08T09:54:00Z">
        <w:r w:rsidRPr="00945EF3">
          <w:rPr>
            <w:sz w:val="28"/>
            <w:szCs w:val="28"/>
            <w:lang w:val="en-US"/>
            <w:rPrChange w:id="763" w:author="Prakash Singh Kshatreeya" w:date="2026-02-08T09:55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For num in </w:t>
        </w:r>
        <w:proofErr w:type="spellStart"/>
        <w:r w:rsidRPr="00945EF3">
          <w:rPr>
            <w:sz w:val="28"/>
            <w:szCs w:val="28"/>
            <w:lang w:val="en-US"/>
            <w:rPrChange w:id="764" w:author="Prakash Singh Kshatreeya" w:date="2026-02-08T09:55:00Z">
              <w:rPr>
                <w:b/>
                <w:bCs/>
                <w:sz w:val="28"/>
                <w:szCs w:val="28"/>
                <w:lang w:val="en-US"/>
              </w:rPr>
            </w:rPrChange>
          </w:rPr>
          <w:t>nums</w:t>
        </w:r>
        <w:proofErr w:type="spellEnd"/>
        <w:r w:rsidRPr="00945EF3">
          <w:rPr>
            <w:sz w:val="28"/>
            <w:szCs w:val="28"/>
            <w:lang w:val="en-US"/>
            <w:rPrChange w:id="765" w:author="Prakash Singh Kshatreeya" w:date="2026-02-08T09:55:00Z">
              <w:rPr>
                <w:b/>
                <w:bCs/>
                <w:sz w:val="28"/>
                <w:szCs w:val="28"/>
                <w:lang w:val="en-US"/>
              </w:rPr>
            </w:rPrChange>
          </w:rPr>
          <w:t>:</w:t>
        </w:r>
      </w:ins>
    </w:p>
    <w:p w14:paraId="7D78DA5E" w14:textId="118A2B1C" w:rsidR="00945EF3" w:rsidRPr="00945EF3" w:rsidRDefault="00945EF3" w:rsidP="00531013">
      <w:pPr>
        <w:pStyle w:val="ListParagraph"/>
        <w:ind w:left="1080"/>
        <w:rPr>
          <w:ins w:id="766" w:author="Prakash Singh Kshatreeya" w:date="2026-02-08T09:54:00Z"/>
          <w:sz w:val="28"/>
          <w:szCs w:val="28"/>
          <w:lang w:val="en-US"/>
          <w:rPrChange w:id="767" w:author="Prakash Singh Kshatreeya" w:date="2026-02-08T09:55:00Z">
            <w:rPr>
              <w:ins w:id="768" w:author="Prakash Singh Kshatreeya" w:date="2026-02-08T09:54:00Z"/>
              <w:b/>
              <w:bCs/>
              <w:sz w:val="28"/>
              <w:szCs w:val="28"/>
              <w:lang w:val="en-US"/>
            </w:rPr>
          </w:rPrChange>
        </w:rPr>
      </w:pPr>
      <w:ins w:id="769" w:author="Prakash Singh Kshatreeya" w:date="2026-02-08T09:54:00Z">
        <w:r w:rsidRPr="00945EF3">
          <w:rPr>
            <w:sz w:val="28"/>
            <w:szCs w:val="28"/>
            <w:lang w:val="en-US"/>
            <w:rPrChange w:id="770" w:author="Prakash Singh Kshatreeya" w:date="2026-02-08T09:55:00Z">
              <w:rPr>
                <w:b/>
                <w:bCs/>
                <w:sz w:val="28"/>
                <w:szCs w:val="28"/>
                <w:lang w:val="en-US"/>
              </w:rPr>
            </w:rPrChange>
          </w:rPr>
          <w:tab/>
          <w:t>If num %2==0:</w:t>
        </w:r>
      </w:ins>
    </w:p>
    <w:p w14:paraId="69FAEE14" w14:textId="261CCADC" w:rsidR="00945EF3" w:rsidRPr="00945EF3" w:rsidRDefault="00945EF3" w:rsidP="00531013">
      <w:pPr>
        <w:pStyle w:val="ListParagraph"/>
        <w:ind w:left="1080"/>
        <w:rPr>
          <w:ins w:id="771" w:author="Prakash Singh Kshatreeya" w:date="2026-02-08T09:54:00Z"/>
          <w:sz w:val="28"/>
          <w:szCs w:val="28"/>
          <w:lang w:val="en-US"/>
          <w:rPrChange w:id="772" w:author="Prakash Singh Kshatreeya" w:date="2026-02-08T09:55:00Z">
            <w:rPr>
              <w:ins w:id="773" w:author="Prakash Singh Kshatreeya" w:date="2026-02-08T09:54:00Z"/>
              <w:b/>
              <w:bCs/>
              <w:sz w:val="28"/>
              <w:szCs w:val="28"/>
              <w:lang w:val="en-US"/>
            </w:rPr>
          </w:rPrChange>
        </w:rPr>
      </w:pPr>
      <w:ins w:id="774" w:author="Prakash Singh Kshatreeya" w:date="2026-02-08T09:54:00Z">
        <w:r w:rsidRPr="00945EF3">
          <w:rPr>
            <w:sz w:val="28"/>
            <w:szCs w:val="28"/>
            <w:lang w:val="en-US"/>
            <w:rPrChange w:id="775" w:author="Prakash Singh Kshatreeya" w:date="2026-02-08T09:55:00Z">
              <w:rPr>
                <w:b/>
                <w:bCs/>
                <w:sz w:val="28"/>
                <w:szCs w:val="28"/>
                <w:lang w:val="en-US"/>
              </w:rPr>
            </w:rPrChange>
          </w:rPr>
          <w:tab/>
        </w:r>
        <w:r w:rsidRPr="00945EF3">
          <w:rPr>
            <w:sz w:val="28"/>
            <w:szCs w:val="28"/>
            <w:lang w:val="en-US"/>
            <w:rPrChange w:id="776" w:author="Prakash Singh Kshatreeya" w:date="2026-02-08T09:55:00Z">
              <w:rPr>
                <w:b/>
                <w:bCs/>
                <w:sz w:val="28"/>
                <w:szCs w:val="28"/>
                <w:lang w:val="en-US"/>
              </w:rPr>
            </w:rPrChange>
          </w:rPr>
          <w:tab/>
        </w:r>
        <w:proofErr w:type="spellStart"/>
        <w:r w:rsidRPr="00945EF3">
          <w:rPr>
            <w:sz w:val="28"/>
            <w:szCs w:val="28"/>
            <w:lang w:val="en-US"/>
            <w:rPrChange w:id="777" w:author="Prakash Singh Kshatreeya" w:date="2026-02-08T09:55:00Z">
              <w:rPr>
                <w:b/>
                <w:bCs/>
                <w:sz w:val="28"/>
                <w:szCs w:val="28"/>
                <w:lang w:val="en-US"/>
              </w:rPr>
            </w:rPrChange>
          </w:rPr>
          <w:t>Evens.append</w:t>
        </w:r>
        <w:proofErr w:type="spellEnd"/>
        <w:r w:rsidRPr="00945EF3">
          <w:rPr>
            <w:sz w:val="28"/>
            <w:szCs w:val="28"/>
            <w:lang w:val="en-US"/>
            <w:rPrChange w:id="778" w:author="Prakash Singh Kshatreeya" w:date="2026-02-08T09:55:00Z">
              <w:rPr>
                <w:b/>
                <w:bCs/>
                <w:sz w:val="28"/>
                <w:szCs w:val="28"/>
                <w:lang w:val="en-US"/>
              </w:rPr>
            </w:rPrChange>
          </w:rPr>
          <w:t>(num)</w:t>
        </w:r>
      </w:ins>
    </w:p>
    <w:p w14:paraId="617D3A80" w14:textId="4D070796" w:rsidR="00945EF3" w:rsidRDefault="00945EF3" w:rsidP="00531013">
      <w:pPr>
        <w:pStyle w:val="ListParagraph"/>
        <w:ind w:left="1080"/>
        <w:rPr>
          <w:ins w:id="779" w:author="Prakash Singh Kshatreeya" w:date="2026-02-08T09:58:00Z"/>
          <w:sz w:val="28"/>
          <w:szCs w:val="28"/>
          <w:lang w:val="en-US"/>
        </w:rPr>
      </w:pPr>
      <w:ins w:id="780" w:author="Prakash Singh Kshatreeya" w:date="2026-02-08T09:54:00Z">
        <w:r w:rsidRPr="00945EF3">
          <w:rPr>
            <w:sz w:val="28"/>
            <w:szCs w:val="28"/>
            <w:lang w:val="en-US"/>
            <w:rPrChange w:id="781" w:author="Prakash Singh Kshatreeya" w:date="2026-02-08T09:55:00Z">
              <w:rPr>
                <w:b/>
                <w:bCs/>
                <w:sz w:val="28"/>
                <w:szCs w:val="28"/>
                <w:lang w:val="en-US"/>
              </w:rPr>
            </w:rPrChange>
          </w:rPr>
          <w:t>Print(evens</w:t>
        </w:r>
      </w:ins>
      <w:ins w:id="782" w:author="Prakash Singh Kshatreeya" w:date="2026-02-08T09:55:00Z">
        <w:r w:rsidRPr="00945EF3">
          <w:rPr>
            <w:sz w:val="28"/>
            <w:szCs w:val="28"/>
            <w:lang w:val="en-US"/>
            <w:rPrChange w:id="783" w:author="Prakash Singh Kshatreeya" w:date="2026-02-08T09:55:00Z">
              <w:rPr>
                <w:b/>
                <w:bCs/>
                <w:sz w:val="28"/>
                <w:szCs w:val="28"/>
                <w:lang w:val="en-US"/>
              </w:rPr>
            </w:rPrChange>
          </w:rPr>
          <w:t>)</w:t>
        </w:r>
      </w:ins>
    </w:p>
    <w:p w14:paraId="6DBC9E8D" w14:textId="77777777" w:rsidR="002157C4" w:rsidRDefault="002157C4" w:rsidP="00531013">
      <w:pPr>
        <w:pStyle w:val="ListParagraph"/>
        <w:ind w:left="1080"/>
        <w:rPr>
          <w:ins w:id="784" w:author="Prakash Singh Kshatreeya" w:date="2026-02-08T09:58:00Z"/>
          <w:sz w:val="28"/>
          <w:szCs w:val="28"/>
          <w:lang w:val="en-US"/>
        </w:rPr>
      </w:pPr>
    </w:p>
    <w:p w14:paraId="11ECAC42" w14:textId="2F717D9F" w:rsidR="002157C4" w:rsidRDefault="002157C4" w:rsidP="00531013">
      <w:pPr>
        <w:pStyle w:val="ListParagraph"/>
        <w:ind w:left="1080"/>
        <w:rPr>
          <w:ins w:id="785" w:author="Prakash Singh Kshatreeya" w:date="2026-02-08T09:58:00Z"/>
          <w:b/>
          <w:bCs/>
          <w:sz w:val="28"/>
          <w:szCs w:val="28"/>
          <w:lang w:val="en-US"/>
        </w:rPr>
      </w:pPr>
      <w:ins w:id="786" w:author="Prakash Singh Kshatreeya" w:date="2026-02-08T09:58:00Z">
        <w:r>
          <w:rPr>
            <w:b/>
            <w:bCs/>
            <w:sz w:val="28"/>
            <w:szCs w:val="28"/>
            <w:lang w:val="en-US"/>
          </w:rPr>
          <w:t>Example 3 -&gt;</w:t>
        </w:r>
      </w:ins>
    </w:p>
    <w:p w14:paraId="61CB8DF9" w14:textId="4F844A06" w:rsidR="002157C4" w:rsidRDefault="002157C4" w:rsidP="00531013">
      <w:pPr>
        <w:pStyle w:val="ListParagraph"/>
        <w:ind w:left="1080"/>
        <w:rPr>
          <w:ins w:id="787" w:author="Prakash Singh Kshatreeya" w:date="2026-02-08T09:59:00Z"/>
          <w:sz w:val="28"/>
          <w:szCs w:val="28"/>
          <w:lang w:val="en-US"/>
        </w:rPr>
      </w:pPr>
      <w:ins w:id="788" w:author="Prakash Singh Kshatreeya" w:date="2026-02-08T09:59:00Z">
        <w:r>
          <w:rPr>
            <w:b/>
            <w:bCs/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 xml:space="preserve">Result = [num/2 if num %2==0 else num * 2 for num in </w:t>
        </w:r>
        <w:proofErr w:type="spellStart"/>
        <w:r>
          <w:rPr>
            <w:sz w:val="28"/>
            <w:szCs w:val="28"/>
            <w:lang w:val="en-US"/>
          </w:rPr>
          <w:t>nums</w:t>
        </w:r>
        <w:proofErr w:type="spellEnd"/>
        <w:r>
          <w:rPr>
            <w:sz w:val="28"/>
            <w:szCs w:val="28"/>
            <w:lang w:val="en-US"/>
          </w:rPr>
          <w:t>]</w:t>
        </w:r>
      </w:ins>
    </w:p>
    <w:p w14:paraId="429C83B3" w14:textId="6A5CC53D" w:rsidR="002157C4" w:rsidRDefault="002157C4" w:rsidP="00531013">
      <w:pPr>
        <w:pStyle w:val="ListParagraph"/>
        <w:ind w:left="1080"/>
        <w:rPr>
          <w:ins w:id="789" w:author="Prakash Singh Kshatreeya" w:date="2026-02-08T10:01:00Z"/>
          <w:sz w:val="28"/>
          <w:szCs w:val="28"/>
          <w:lang w:val="en-US"/>
        </w:rPr>
      </w:pPr>
      <w:proofErr w:type="gramStart"/>
      <w:ins w:id="790" w:author="Prakash Singh Kshatreeya" w:date="2026-02-08T09:59:00Z">
        <w:r>
          <w:rPr>
            <w:sz w:val="28"/>
            <w:szCs w:val="28"/>
            <w:lang w:val="en-US"/>
          </w:rPr>
          <w:t>Print(</w:t>
        </w:r>
      </w:ins>
      <w:proofErr w:type="gramEnd"/>
      <w:ins w:id="791" w:author="Prakash Singh Kshatreeya" w:date="2026-02-08T10:00:00Z">
        <w:r>
          <w:rPr>
            <w:sz w:val="28"/>
            <w:szCs w:val="28"/>
            <w:lang w:val="en-US"/>
          </w:rPr>
          <w:t>Result)</w:t>
        </w:r>
      </w:ins>
    </w:p>
    <w:p w14:paraId="2663DC17" w14:textId="3AE48BBB" w:rsidR="002157C4" w:rsidRDefault="002157C4" w:rsidP="002157C4">
      <w:pPr>
        <w:pStyle w:val="ListParagraph"/>
        <w:numPr>
          <w:ilvl w:val="0"/>
          <w:numId w:val="1"/>
        </w:numPr>
        <w:rPr>
          <w:ins w:id="792" w:author="Prakash Singh Kshatreeya" w:date="2026-02-08T10:12:00Z"/>
          <w:sz w:val="28"/>
          <w:szCs w:val="28"/>
          <w:lang w:val="en-US"/>
        </w:rPr>
      </w:pPr>
      <w:ins w:id="793" w:author="Prakash Singh Kshatreeya" w:date="2026-02-08T10:01:00Z">
        <w:r>
          <w:rPr>
            <w:sz w:val="28"/>
            <w:szCs w:val="28"/>
            <w:lang w:val="en-US"/>
          </w:rPr>
          <w:t>Nested</w:t>
        </w:r>
      </w:ins>
      <w:ins w:id="794" w:author="Prakash Singh Kshatreeya" w:date="2026-02-08T10:07:00Z">
        <w:r>
          <w:rPr>
            <w:sz w:val="28"/>
            <w:szCs w:val="28"/>
            <w:lang w:val="en-US"/>
          </w:rPr>
          <w:t xml:space="preserve"> lists</w:t>
        </w:r>
        <w:r w:rsidR="00580F39">
          <w:rPr>
            <w:sz w:val="28"/>
            <w:szCs w:val="28"/>
            <w:lang w:val="en-US"/>
          </w:rPr>
          <w:t>:</w:t>
        </w:r>
      </w:ins>
      <w:ins w:id="795" w:author="Prakash Singh Kshatreeya" w:date="2026-02-08T10:08:00Z">
        <w:r w:rsidR="00580F39">
          <w:rPr>
            <w:sz w:val="28"/>
            <w:szCs w:val="28"/>
            <w:lang w:val="en-US"/>
          </w:rPr>
          <w:t xml:space="preserve"> </w:t>
        </w:r>
      </w:ins>
    </w:p>
    <w:p w14:paraId="02C3A817" w14:textId="1C2E5B2A" w:rsidR="00580F39" w:rsidRDefault="00580F39" w:rsidP="00580F39">
      <w:pPr>
        <w:pStyle w:val="ListParagraph"/>
        <w:numPr>
          <w:ilvl w:val="0"/>
          <w:numId w:val="3"/>
        </w:numPr>
        <w:rPr>
          <w:ins w:id="796" w:author="Prakash Singh Kshatreeya" w:date="2026-02-08T11:23:00Z"/>
          <w:sz w:val="28"/>
          <w:szCs w:val="28"/>
          <w:lang w:val="en-US"/>
        </w:rPr>
      </w:pPr>
      <w:ins w:id="797" w:author="Prakash Singh Kshatreeya" w:date="2026-02-08T10:12:00Z">
        <w:r>
          <w:rPr>
            <w:sz w:val="28"/>
            <w:szCs w:val="28"/>
            <w:lang w:val="en-US"/>
          </w:rPr>
          <w:t xml:space="preserve">Lists inside of other </w:t>
        </w:r>
        <w:proofErr w:type="gramStart"/>
        <w:r>
          <w:rPr>
            <w:sz w:val="28"/>
            <w:szCs w:val="28"/>
            <w:lang w:val="en-US"/>
          </w:rPr>
          <w:t>lists .</w:t>
        </w:r>
        <w:proofErr w:type="gramEnd"/>
        <w:r>
          <w:rPr>
            <w:sz w:val="28"/>
            <w:szCs w:val="28"/>
            <w:lang w:val="en-US"/>
          </w:rPr>
          <w:t xml:space="preserve"> also referred to as </w:t>
        </w:r>
        <w:proofErr w:type="spellStart"/>
        <w:r>
          <w:rPr>
            <w:sz w:val="28"/>
            <w:szCs w:val="28"/>
            <w:lang w:val="en-US"/>
          </w:rPr>
          <w:t>milti</w:t>
        </w:r>
      </w:ins>
      <w:ins w:id="798" w:author="Prakash Singh Kshatreeya" w:date="2026-02-08T11:23:00Z">
        <w:r w:rsidR="005C629E">
          <w:rPr>
            <w:sz w:val="28"/>
            <w:szCs w:val="28"/>
            <w:lang w:val="en-US"/>
          </w:rPr>
          <w:t>diamention</w:t>
        </w:r>
        <w:proofErr w:type="spellEnd"/>
      </w:ins>
    </w:p>
    <w:p w14:paraId="5174D586" w14:textId="4498A961" w:rsidR="005C629E" w:rsidRDefault="00881F4F" w:rsidP="00904957">
      <w:pPr>
        <w:pStyle w:val="ListParagraph"/>
        <w:numPr>
          <w:ilvl w:val="0"/>
          <w:numId w:val="1"/>
        </w:numPr>
        <w:rPr>
          <w:ins w:id="799" w:author="Prakash Singh Kshatreeya" w:date="2026-02-08T11:50:00Z"/>
          <w:sz w:val="28"/>
          <w:szCs w:val="28"/>
          <w:lang w:val="en-US"/>
        </w:rPr>
      </w:pPr>
      <w:ins w:id="800" w:author="Prakash Singh Kshatreeya" w:date="2026-02-08T11:48:00Z">
        <w:r>
          <w:rPr>
            <w:sz w:val="28"/>
            <w:szCs w:val="28"/>
            <w:lang w:val="en-US"/>
          </w:rPr>
          <w:t xml:space="preserve">Dictionaries: </w:t>
        </w:r>
      </w:ins>
      <w:ins w:id="801" w:author="Prakash Singh Kshatreeya" w:date="2026-02-08T11:50:00Z">
        <w:r>
          <w:rPr>
            <w:sz w:val="28"/>
            <w:szCs w:val="28"/>
            <w:lang w:val="en-US"/>
          </w:rPr>
          <w:t>A data structure that consists of key-value pairs</w:t>
        </w:r>
      </w:ins>
    </w:p>
    <w:p w14:paraId="179871BF" w14:textId="00676AC1" w:rsidR="00881F4F" w:rsidRDefault="00881F4F" w:rsidP="00881F4F">
      <w:pPr>
        <w:pStyle w:val="ListParagraph"/>
        <w:numPr>
          <w:ilvl w:val="0"/>
          <w:numId w:val="3"/>
        </w:numPr>
        <w:rPr>
          <w:ins w:id="802" w:author="Prakash Singh Kshatreeya" w:date="2026-02-08T11:51:00Z"/>
          <w:sz w:val="28"/>
          <w:szCs w:val="28"/>
          <w:lang w:val="en-US"/>
        </w:rPr>
      </w:pPr>
      <w:ins w:id="803" w:author="Prakash Singh Kshatreeya" w:date="2026-02-08T11:51:00Z">
        <w:r>
          <w:rPr>
            <w:sz w:val="28"/>
            <w:szCs w:val="28"/>
            <w:lang w:val="en-US"/>
          </w:rPr>
          <w:t>We use the keys (as labels) to describe our data and the values to represent the data</w:t>
        </w:r>
      </w:ins>
    </w:p>
    <w:p w14:paraId="449A8047" w14:textId="7E4D8A73" w:rsidR="00881F4F" w:rsidRDefault="00881F4F" w:rsidP="00881F4F">
      <w:pPr>
        <w:pStyle w:val="ListParagraph"/>
        <w:numPr>
          <w:ilvl w:val="0"/>
          <w:numId w:val="3"/>
        </w:numPr>
        <w:rPr>
          <w:ins w:id="804" w:author="Prakash Singh Kshatreeya" w:date="2026-02-08T11:52:00Z"/>
          <w:sz w:val="28"/>
          <w:szCs w:val="28"/>
          <w:lang w:val="en-US"/>
        </w:rPr>
      </w:pPr>
      <w:ins w:id="805" w:author="Prakash Singh Kshatreeya" w:date="2026-02-08T11:51:00Z">
        <w:r>
          <w:rPr>
            <w:sz w:val="28"/>
            <w:szCs w:val="28"/>
            <w:lang w:val="en-US"/>
          </w:rPr>
          <w:lastRenderedPageBreak/>
          <w:t>Keys are almost always</w:t>
        </w:r>
      </w:ins>
      <w:ins w:id="806" w:author="Prakash Singh Kshatreeya" w:date="2026-02-08T11:52:00Z">
        <w:r>
          <w:rPr>
            <w:sz w:val="28"/>
            <w:szCs w:val="28"/>
            <w:lang w:val="en-US"/>
          </w:rPr>
          <w:t xml:space="preserve"> numbers or strings</w:t>
        </w:r>
      </w:ins>
    </w:p>
    <w:p w14:paraId="272709EB" w14:textId="0E5E0A9A" w:rsidR="00881F4F" w:rsidRDefault="00881F4F" w:rsidP="00881F4F">
      <w:pPr>
        <w:pStyle w:val="ListParagraph"/>
        <w:numPr>
          <w:ilvl w:val="0"/>
          <w:numId w:val="3"/>
        </w:numPr>
        <w:rPr>
          <w:ins w:id="807" w:author="Prakash Singh Kshatreeya" w:date="2026-02-08T11:52:00Z"/>
          <w:sz w:val="28"/>
          <w:szCs w:val="28"/>
          <w:lang w:val="en-US"/>
        </w:rPr>
      </w:pPr>
      <w:ins w:id="808" w:author="Prakash Singh Kshatreeya" w:date="2026-02-08T11:52:00Z">
        <w:r>
          <w:rPr>
            <w:sz w:val="28"/>
            <w:szCs w:val="28"/>
            <w:lang w:val="en-US"/>
          </w:rPr>
          <w:t>Values can be anything, strings, Booleans other dictionaries or lists</w:t>
        </w:r>
      </w:ins>
    </w:p>
    <w:p w14:paraId="580FCB09" w14:textId="77777777" w:rsidR="00881F4F" w:rsidRDefault="00881F4F" w:rsidP="00881F4F">
      <w:pPr>
        <w:pStyle w:val="ListParagraph"/>
        <w:numPr>
          <w:ilvl w:val="0"/>
          <w:numId w:val="3"/>
        </w:numPr>
        <w:rPr>
          <w:ins w:id="809" w:author="Prakash Singh Kshatreeya" w:date="2026-02-08T11:53:00Z"/>
          <w:sz w:val="28"/>
          <w:szCs w:val="28"/>
          <w:lang w:val="en-US"/>
        </w:rPr>
      </w:pPr>
      <w:ins w:id="810" w:author="Prakash Singh Kshatreeya" w:date="2026-02-08T11:52:00Z">
        <w:r>
          <w:rPr>
            <w:sz w:val="28"/>
            <w:szCs w:val="28"/>
            <w:lang w:val="en-US"/>
          </w:rPr>
          <w:t>Product = {</w:t>
        </w:r>
      </w:ins>
    </w:p>
    <w:p w14:paraId="74A18EB7" w14:textId="47BF1A05" w:rsidR="00881F4F" w:rsidRDefault="00881F4F" w:rsidP="00881F4F">
      <w:pPr>
        <w:pStyle w:val="ListParagraph"/>
        <w:ind w:left="1080"/>
        <w:rPr>
          <w:ins w:id="811" w:author="Prakash Singh Kshatreeya" w:date="2026-02-08T11:53:00Z"/>
          <w:sz w:val="28"/>
          <w:szCs w:val="28"/>
          <w:lang w:val="en-US"/>
        </w:rPr>
      </w:pPr>
      <w:ins w:id="812" w:author="Prakash Singh Kshatreeya" w:date="2026-02-08T11:52:00Z">
        <w:r>
          <w:rPr>
            <w:sz w:val="28"/>
            <w:szCs w:val="28"/>
            <w:lang w:val="en-US"/>
          </w:rPr>
          <w:t>“name</w:t>
        </w:r>
        <w:proofErr w:type="gramStart"/>
        <w:r>
          <w:rPr>
            <w:sz w:val="28"/>
            <w:szCs w:val="28"/>
            <w:lang w:val="en-US"/>
          </w:rPr>
          <w:t>”</w:t>
        </w:r>
      </w:ins>
      <w:ins w:id="813" w:author="Prakash Singh Kshatreeya" w:date="2026-02-08T11:54:00Z">
        <w:r>
          <w:rPr>
            <w:sz w:val="28"/>
            <w:szCs w:val="28"/>
            <w:lang w:val="en-US"/>
          </w:rPr>
          <w:t xml:space="preserve"> </w:t>
        </w:r>
      </w:ins>
      <w:ins w:id="814" w:author="Prakash Singh Kshatreeya" w:date="2026-02-08T11:52:00Z">
        <w:r>
          <w:rPr>
            <w:sz w:val="28"/>
            <w:szCs w:val="28"/>
            <w:lang w:val="en-US"/>
          </w:rPr>
          <w:t>:</w:t>
        </w:r>
      </w:ins>
      <w:proofErr w:type="gramEnd"/>
      <w:ins w:id="815" w:author="Prakash Singh Kshatreeya" w:date="2026-02-08T11:54:00Z">
        <w:r>
          <w:rPr>
            <w:sz w:val="28"/>
            <w:szCs w:val="28"/>
            <w:lang w:val="en-US"/>
          </w:rPr>
          <w:t xml:space="preserve"> </w:t>
        </w:r>
      </w:ins>
      <w:ins w:id="816" w:author="Prakash Singh Kshatreeya" w:date="2026-02-08T11:53:00Z">
        <w:r>
          <w:rPr>
            <w:sz w:val="28"/>
            <w:szCs w:val="28"/>
            <w:lang w:val="en-US"/>
          </w:rPr>
          <w:t>”</w:t>
        </w:r>
        <w:proofErr w:type="spellStart"/>
        <w:r>
          <w:rPr>
            <w:sz w:val="28"/>
            <w:szCs w:val="28"/>
            <w:lang w:val="en-US"/>
          </w:rPr>
          <w:t>amd</w:t>
        </w:r>
        <w:proofErr w:type="spellEnd"/>
        <w:r>
          <w:rPr>
            <w:sz w:val="28"/>
            <w:szCs w:val="28"/>
            <w:lang w:val="en-US"/>
          </w:rPr>
          <w:t xml:space="preserve"> </w:t>
        </w:r>
        <w:proofErr w:type="spellStart"/>
        <w:r>
          <w:rPr>
            <w:sz w:val="28"/>
            <w:szCs w:val="28"/>
            <w:lang w:val="en-US"/>
          </w:rPr>
          <w:t>ryzed</w:t>
        </w:r>
        <w:proofErr w:type="spellEnd"/>
        <w:r>
          <w:rPr>
            <w:sz w:val="28"/>
            <w:szCs w:val="28"/>
            <w:lang w:val="en-US"/>
          </w:rPr>
          <w:t>”,</w:t>
        </w:r>
      </w:ins>
    </w:p>
    <w:p w14:paraId="29F18DA4" w14:textId="484D8ACC" w:rsidR="00881F4F" w:rsidRDefault="00881F4F" w:rsidP="00881F4F">
      <w:pPr>
        <w:pStyle w:val="ListParagraph"/>
        <w:ind w:left="1080"/>
        <w:rPr>
          <w:ins w:id="817" w:author="Prakash Singh Kshatreeya" w:date="2026-02-08T11:54:00Z"/>
          <w:sz w:val="28"/>
          <w:szCs w:val="28"/>
          <w:lang w:val="en-US"/>
        </w:rPr>
      </w:pPr>
      <w:ins w:id="818" w:author="Prakash Singh Kshatreeya" w:date="2026-02-08T11:53:00Z">
        <w:r>
          <w:rPr>
            <w:sz w:val="28"/>
            <w:szCs w:val="28"/>
            <w:lang w:val="en-US"/>
          </w:rPr>
          <w:t xml:space="preserve"> “</w:t>
        </w:r>
        <w:proofErr w:type="spellStart"/>
        <w:r>
          <w:rPr>
            <w:sz w:val="28"/>
            <w:szCs w:val="28"/>
            <w:lang w:val="en-US"/>
          </w:rPr>
          <w:t>no_of_cores</w:t>
        </w:r>
        <w:proofErr w:type="spellEnd"/>
        <w:proofErr w:type="gramStart"/>
        <w:r>
          <w:rPr>
            <w:sz w:val="28"/>
            <w:szCs w:val="28"/>
            <w:lang w:val="en-US"/>
          </w:rPr>
          <w:t>”</w:t>
        </w:r>
      </w:ins>
      <w:ins w:id="819" w:author="Prakash Singh Kshatreeya" w:date="2026-02-08T11:54:00Z">
        <w:r>
          <w:rPr>
            <w:sz w:val="28"/>
            <w:szCs w:val="28"/>
            <w:lang w:val="en-US"/>
          </w:rPr>
          <w:t xml:space="preserve"> </w:t>
        </w:r>
      </w:ins>
      <w:ins w:id="820" w:author="Prakash Singh Kshatreeya" w:date="2026-02-08T11:53:00Z">
        <w:r>
          <w:rPr>
            <w:sz w:val="28"/>
            <w:szCs w:val="28"/>
            <w:lang w:val="en-US"/>
          </w:rPr>
          <w:t>:</w:t>
        </w:r>
      </w:ins>
      <w:proofErr w:type="gramEnd"/>
      <w:ins w:id="821" w:author="Prakash Singh Kshatreeya" w:date="2026-02-08T11:54:00Z">
        <w:r>
          <w:rPr>
            <w:sz w:val="28"/>
            <w:szCs w:val="28"/>
            <w:lang w:val="en-US"/>
          </w:rPr>
          <w:t xml:space="preserve"> </w:t>
        </w:r>
      </w:ins>
      <w:ins w:id="822" w:author="Prakash Singh Kshatreeya" w:date="2026-02-08T11:53:00Z">
        <w:r>
          <w:rPr>
            <w:sz w:val="28"/>
            <w:szCs w:val="28"/>
            <w:lang w:val="en-US"/>
          </w:rPr>
          <w:t>64,</w:t>
        </w:r>
      </w:ins>
    </w:p>
    <w:p w14:paraId="4D6EF6FD" w14:textId="7E26CA13" w:rsidR="00881F4F" w:rsidRDefault="00881F4F" w:rsidP="00881F4F">
      <w:pPr>
        <w:pStyle w:val="ListParagraph"/>
        <w:ind w:left="1080"/>
        <w:rPr>
          <w:ins w:id="823" w:author="Prakash Singh Kshatreeya" w:date="2026-02-08T11:54:00Z"/>
          <w:sz w:val="28"/>
          <w:szCs w:val="28"/>
          <w:lang w:val="en-US"/>
        </w:rPr>
      </w:pPr>
      <w:ins w:id="824" w:author="Prakash Singh Kshatreeya" w:date="2026-02-08T11:54:00Z">
        <w:r>
          <w:rPr>
            <w:sz w:val="28"/>
            <w:szCs w:val="28"/>
            <w:lang w:val="en-US"/>
          </w:rPr>
          <w:t>“</w:t>
        </w:r>
        <w:proofErr w:type="spellStart"/>
        <w:r>
          <w:rPr>
            <w:sz w:val="28"/>
            <w:szCs w:val="28"/>
            <w:lang w:val="en-US"/>
          </w:rPr>
          <w:t>No_of_threads</w:t>
        </w:r>
        <w:proofErr w:type="spellEnd"/>
        <w:proofErr w:type="gramStart"/>
        <w:r>
          <w:rPr>
            <w:sz w:val="28"/>
            <w:szCs w:val="28"/>
            <w:lang w:val="en-US"/>
          </w:rPr>
          <w:t>” :</w:t>
        </w:r>
        <w:proofErr w:type="gramEnd"/>
        <w:r>
          <w:rPr>
            <w:sz w:val="28"/>
            <w:szCs w:val="28"/>
            <w:lang w:val="en-US"/>
          </w:rPr>
          <w:t xml:space="preserve"> 128</w:t>
        </w:r>
      </w:ins>
    </w:p>
    <w:p w14:paraId="0D849F8C" w14:textId="65359F8C" w:rsidR="00881F4F" w:rsidRDefault="00881F4F" w:rsidP="00881F4F">
      <w:pPr>
        <w:pStyle w:val="ListParagraph"/>
        <w:ind w:left="1080"/>
        <w:rPr>
          <w:ins w:id="825" w:author="Prakash Singh Kshatreeya" w:date="2026-02-08T11:54:00Z"/>
          <w:sz w:val="28"/>
          <w:szCs w:val="28"/>
          <w:lang w:val="en-US"/>
        </w:rPr>
      </w:pPr>
      <w:ins w:id="826" w:author="Prakash Singh Kshatreeya" w:date="2026-02-08T11:54:00Z">
        <w:r>
          <w:rPr>
            <w:sz w:val="28"/>
            <w:szCs w:val="28"/>
            <w:lang w:val="en-US"/>
          </w:rPr>
          <w:t>“unlocked</w:t>
        </w:r>
        <w:proofErr w:type="gramStart"/>
        <w:r>
          <w:rPr>
            <w:sz w:val="28"/>
            <w:szCs w:val="28"/>
            <w:lang w:val="en-US"/>
          </w:rPr>
          <w:t>” :</w:t>
        </w:r>
        <w:proofErr w:type="gramEnd"/>
        <w:r>
          <w:rPr>
            <w:sz w:val="28"/>
            <w:szCs w:val="28"/>
            <w:lang w:val="en-US"/>
          </w:rPr>
          <w:t xml:space="preserve"> True</w:t>
        </w:r>
      </w:ins>
    </w:p>
    <w:p w14:paraId="4364E816" w14:textId="77777777" w:rsidR="00881F4F" w:rsidRDefault="00881F4F">
      <w:pPr>
        <w:pStyle w:val="ListParagraph"/>
        <w:ind w:left="1080"/>
        <w:rPr>
          <w:ins w:id="827" w:author="Prakash Singh Kshatreeya" w:date="2026-02-08T11:53:00Z"/>
          <w:sz w:val="28"/>
          <w:szCs w:val="28"/>
          <w:lang w:val="en-US"/>
        </w:rPr>
        <w:pPrChange w:id="828" w:author="Prakash Singh Kshatreeya" w:date="2026-02-08T11:53:00Z">
          <w:pPr>
            <w:pStyle w:val="ListParagraph"/>
            <w:numPr>
              <w:numId w:val="3"/>
            </w:numPr>
            <w:ind w:left="1080" w:hanging="360"/>
          </w:pPr>
        </w:pPrChange>
      </w:pPr>
    </w:p>
    <w:p w14:paraId="6CEA97EA" w14:textId="7E735785" w:rsidR="00881F4F" w:rsidRDefault="00881F4F" w:rsidP="00881F4F">
      <w:pPr>
        <w:pStyle w:val="ListParagraph"/>
        <w:ind w:left="1080"/>
        <w:rPr>
          <w:ins w:id="829" w:author="Prakash Singh Kshatreeya" w:date="2026-02-08T12:07:00Z"/>
          <w:sz w:val="28"/>
          <w:szCs w:val="28"/>
          <w:lang w:val="en-US"/>
        </w:rPr>
      </w:pPr>
      <w:ins w:id="830" w:author="Prakash Singh Kshatreeya" w:date="2026-02-08T11:52:00Z">
        <w:r>
          <w:rPr>
            <w:sz w:val="28"/>
            <w:szCs w:val="28"/>
            <w:lang w:val="en-US"/>
          </w:rPr>
          <w:t>}</w:t>
        </w:r>
      </w:ins>
    </w:p>
    <w:p w14:paraId="609E65C9" w14:textId="44091527" w:rsidR="002E4672" w:rsidRDefault="002E4672">
      <w:pPr>
        <w:pStyle w:val="ListParagraph"/>
        <w:numPr>
          <w:ilvl w:val="0"/>
          <w:numId w:val="3"/>
        </w:numPr>
        <w:rPr>
          <w:ins w:id="831" w:author="Prakash Singh Kshatreeya" w:date="2026-02-08T12:04:00Z"/>
          <w:sz w:val="28"/>
          <w:szCs w:val="28"/>
          <w:lang w:val="en-US"/>
        </w:rPr>
        <w:pPrChange w:id="832" w:author="Prakash Singh Kshatreeya" w:date="2026-02-08T12:07:00Z">
          <w:pPr>
            <w:pStyle w:val="ListParagraph"/>
            <w:ind w:left="1080"/>
          </w:pPr>
        </w:pPrChange>
      </w:pPr>
      <w:ins w:id="833" w:author="Prakash Singh Kshatreeya" w:date="2026-02-08T12:07:00Z">
        <w:r>
          <w:rPr>
            <w:sz w:val="28"/>
            <w:szCs w:val="28"/>
            <w:lang w:val="en-US"/>
          </w:rPr>
          <w:t xml:space="preserve">It is </w:t>
        </w:r>
        <w:proofErr w:type="gramStart"/>
        <w:r>
          <w:rPr>
            <w:sz w:val="28"/>
            <w:szCs w:val="28"/>
            <w:lang w:val="en-US"/>
          </w:rPr>
          <w:t>mutable</w:t>
        </w:r>
      </w:ins>
      <w:ins w:id="834" w:author="Prakash Singh Kshatreeya" w:date="2026-02-08T12:08:00Z">
        <w:r>
          <w:rPr>
            <w:sz w:val="28"/>
            <w:szCs w:val="28"/>
            <w:lang w:val="en-US"/>
          </w:rPr>
          <w:t xml:space="preserve"> </w:t>
        </w:r>
      </w:ins>
      <w:ins w:id="835" w:author="Prakash Singh Kshatreeya" w:date="2026-02-08T12:10:00Z">
        <w:r>
          <w:rPr>
            <w:sz w:val="28"/>
            <w:szCs w:val="28"/>
            <w:lang w:val="en-US"/>
          </w:rPr>
          <w:t>:</w:t>
        </w:r>
        <w:proofErr w:type="gramEnd"/>
        <w:r>
          <w:rPr>
            <w:sz w:val="28"/>
            <w:szCs w:val="28"/>
            <w:lang w:val="en-US"/>
          </w:rPr>
          <w:t xml:space="preserve"> use can delete the </w:t>
        </w:r>
      </w:ins>
      <w:ins w:id="836" w:author="Prakash Singh Kshatreeya" w:date="2026-02-08T12:11:00Z">
        <w:r>
          <w:rPr>
            <w:sz w:val="28"/>
            <w:szCs w:val="28"/>
            <w:lang w:val="en-US"/>
          </w:rPr>
          <w:t xml:space="preserve">value to use del keyword </w:t>
        </w:r>
      </w:ins>
    </w:p>
    <w:p w14:paraId="4AE66EAB" w14:textId="64B32AA0" w:rsidR="00881F4F" w:rsidRPr="00881F4F" w:rsidRDefault="002E4672">
      <w:pPr>
        <w:rPr>
          <w:ins w:id="837" w:author="Prakash Singh Kshatreeya" w:date="2026-02-08T09:49:00Z"/>
          <w:b/>
          <w:bCs/>
          <w:sz w:val="28"/>
          <w:szCs w:val="28"/>
          <w:lang w:val="en-US"/>
          <w:rPrChange w:id="838" w:author="Prakash Singh Kshatreeya" w:date="2026-02-08T12:04:00Z">
            <w:rPr>
              <w:ins w:id="839" w:author="Prakash Singh Kshatreeya" w:date="2026-02-08T09:49:00Z"/>
              <w:lang w:val="en-US"/>
            </w:rPr>
          </w:rPrChange>
        </w:rPr>
        <w:pPrChange w:id="840" w:author="Prakash Singh Kshatreeya" w:date="2026-02-08T12:04:00Z">
          <w:pPr>
            <w:pStyle w:val="ListParagraph"/>
            <w:ind w:left="1080"/>
          </w:pPr>
        </w:pPrChange>
      </w:pPr>
      <w:ins w:id="841" w:author="Prakash Singh Kshatreeya" w:date="2026-02-08T12:05:00Z">
        <w:r w:rsidRPr="002E4672">
          <w:rPr>
            <w:b/>
            <w:bCs/>
            <w:sz w:val="28"/>
            <w:szCs w:val="28"/>
            <w:highlight w:val="yellow"/>
            <w:lang w:val="en-US"/>
            <w:rPrChange w:id="842" w:author="Prakash Singh Kshatreeya" w:date="2026-02-08T12:05:00Z">
              <w:rPr>
                <w:b/>
                <w:bCs/>
                <w:sz w:val="28"/>
                <w:szCs w:val="28"/>
                <w:lang w:val="en-US"/>
              </w:rPr>
            </w:rPrChange>
          </w:rPr>
          <w:t>Idempot</w:t>
        </w:r>
      </w:ins>
      <w:ins w:id="843" w:author="Prakash Singh Kshatreeya" w:date="2026-02-08T12:18:00Z">
        <w:r w:rsidR="0043183C">
          <w:rPr>
            <w:b/>
            <w:bCs/>
            <w:sz w:val="28"/>
            <w:szCs w:val="28"/>
            <w:highlight w:val="yellow"/>
            <w:lang w:val="en-US"/>
          </w:rPr>
          <w:t>e</w:t>
        </w:r>
      </w:ins>
      <w:ins w:id="844" w:author="Prakash Singh Kshatreeya" w:date="2026-02-08T12:05:00Z">
        <w:r w:rsidRPr="002E4672">
          <w:rPr>
            <w:b/>
            <w:bCs/>
            <w:sz w:val="28"/>
            <w:szCs w:val="28"/>
            <w:highlight w:val="yellow"/>
            <w:lang w:val="en-US"/>
            <w:rPrChange w:id="845" w:author="Prakash Singh Kshatreeya" w:date="2026-02-08T12:05:00Z">
              <w:rPr>
                <w:b/>
                <w:bCs/>
                <w:sz w:val="28"/>
                <w:szCs w:val="28"/>
                <w:lang w:val="en-US"/>
              </w:rPr>
            </w:rPrChange>
          </w:rPr>
          <w:t>nt -&gt; always return the same value</w:t>
        </w:r>
      </w:ins>
    </w:p>
    <w:p w14:paraId="4D294698" w14:textId="77777777" w:rsidR="00945EF3" w:rsidRPr="00945EF3" w:rsidRDefault="00945EF3" w:rsidP="00945EF3">
      <w:pPr>
        <w:rPr>
          <w:ins w:id="846" w:author="Aditya Singh Kshatreeya" w:date="2026-02-01T09:38:00Z"/>
          <w:sz w:val="28"/>
          <w:szCs w:val="28"/>
          <w:lang w:val="en-US"/>
          <w:rPrChange w:id="847" w:author="Prakash Singh Kshatreeya" w:date="2026-02-08T09:49:00Z">
            <w:rPr>
              <w:ins w:id="848" w:author="Aditya Singh Kshatreeya" w:date="2026-02-01T09:38:00Z"/>
              <w:lang w:val="en-US"/>
            </w:rPr>
          </w:rPrChange>
        </w:rPr>
      </w:pPr>
    </w:p>
    <w:p w14:paraId="14E0A2C5" w14:textId="267FB744" w:rsidR="004643A1" w:rsidRPr="001E4F41" w:rsidDel="001E4F41" w:rsidRDefault="00FE6FCD">
      <w:pPr>
        <w:pStyle w:val="ListParagraph"/>
        <w:numPr>
          <w:ilvl w:val="0"/>
          <w:numId w:val="1"/>
        </w:numPr>
        <w:rPr>
          <w:del w:id="849" w:author="Prakash Singh Kshatreeya" w:date="2026-02-15T09:43:00Z"/>
          <w:sz w:val="28"/>
          <w:szCs w:val="28"/>
          <w:lang w:val="en-US"/>
          <w:rPrChange w:id="850" w:author="Prakash Singh Kshatreeya" w:date="2026-02-15T09:44:00Z">
            <w:rPr>
              <w:del w:id="851" w:author="Prakash Singh Kshatreeya" w:date="2026-02-15T09:43:00Z"/>
              <w:lang w:val="en-US"/>
            </w:rPr>
          </w:rPrChange>
        </w:rPr>
      </w:pPr>
      <w:proofErr w:type="gramStart"/>
      <w:ins w:id="852" w:author="Prakash Singh Kshatreeya" w:date="2026-02-15T09:42:00Z">
        <w:r w:rsidRPr="001E4F41">
          <w:rPr>
            <w:sz w:val="28"/>
            <w:szCs w:val="28"/>
            <w:lang w:val="en-US"/>
            <w:rPrChange w:id="853" w:author="Prakash Singh Kshatreeya" w:date="2026-02-15T09:44:00Z">
              <w:rPr>
                <w:lang w:val="en-US"/>
              </w:rPr>
            </w:rPrChange>
          </w:rPr>
          <w:t>Get(</w:t>
        </w:r>
        <w:proofErr w:type="gramEnd"/>
        <w:r w:rsidRPr="001E4F41">
          <w:rPr>
            <w:sz w:val="28"/>
            <w:szCs w:val="28"/>
            <w:lang w:val="en-US"/>
            <w:rPrChange w:id="854" w:author="Prakash Singh Kshatreeya" w:date="2026-02-15T09:44:00Z">
              <w:rPr>
                <w:lang w:val="en-US"/>
              </w:rPr>
            </w:rPrChange>
          </w:rPr>
          <w:t>) : Retri</w:t>
        </w:r>
      </w:ins>
      <w:ins w:id="855" w:author="Prakash Singh Kshatreeya" w:date="2026-02-15T09:43:00Z">
        <w:r w:rsidRPr="001E4F41">
          <w:rPr>
            <w:sz w:val="28"/>
            <w:szCs w:val="28"/>
            <w:lang w:val="en-US"/>
            <w:rPrChange w:id="856" w:author="Prakash Singh Kshatreeya" w:date="2026-02-15T09:44:00Z">
              <w:rPr>
                <w:lang w:val="en-US"/>
              </w:rPr>
            </w:rPrChange>
          </w:rPr>
          <w:t>e</w:t>
        </w:r>
      </w:ins>
      <w:ins w:id="857" w:author="Prakash Singh Kshatreeya" w:date="2026-02-15T09:42:00Z">
        <w:r w:rsidRPr="001E4F41">
          <w:rPr>
            <w:sz w:val="28"/>
            <w:szCs w:val="28"/>
            <w:lang w:val="en-US"/>
            <w:rPrChange w:id="858" w:author="Prakash Singh Kshatreeya" w:date="2026-02-15T09:44:00Z">
              <w:rPr>
                <w:lang w:val="en-US"/>
              </w:rPr>
            </w:rPrChange>
          </w:rPr>
          <w:t xml:space="preserve">ves a key in a dictionary </w:t>
        </w:r>
      </w:ins>
      <w:ins w:id="859" w:author="Prakash Singh Kshatreeya" w:date="2026-02-15T09:43:00Z">
        <w:r w:rsidRPr="001E4F41">
          <w:rPr>
            <w:sz w:val="28"/>
            <w:szCs w:val="28"/>
            <w:lang w:val="en-US"/>
            <w:rPrChange w:id="860" w:author="Prakash Singh Kshatreeya" w:date="2026-02-15T09:44:00Z">
              <w:rPr>
                <w:lang w:val="en-US"/>
              </w:rPr>
            </w:rPrChange>
          </w:rPr>
          <w:t xml:space="preserve">and if the key does not </w:t>
        </w:r>
      </w:ins>
      <w:ins w:id="861" w:author="Prakash Singh Kshatreeya" w:date="2026-02-15T09:44:00Z">
        <w:r w:rsidRPr="001E4F41">
          <w:rPr>
            <w:sz w:val="28"/>
            <w:szCs w:val="28"/>
            <w:lang w:val="en-US"/>
            <w:rPrChange w:id="862" w:author="Prakash Singh Kshatreeya" w:date="2026-02-15T09:44:00Z">
              <w:rPr>
                <w:lang w:val="en-US"/>
              </w:rPr>
            </w:rPrChange>
          </w:rPr>
          <w:t xml:space="preserve">exist, it returns None instead of </w:t>
        </w:r>
        <w:proofErr w:type="spellStart"/>
        <w:r w:rsidRPr="001E4F41">
          <w:rPr>
            <w:sz w:val="28"/>
            <w:szCs w:val="28"/>
            <w:lang w:val="en-US"/>
            <w:rPrChange w:id="863" w:author="Prakash Singh Kshatreeya" w:date="2026-02-15T09:44:00Z">
              <w:rPr>
                <w:lang w:val="en-US"/>
              </w:rPr>
            </w:rPrChange>
          </w:rPr>
          <w:t>keyError</w:t>
        </w:r>
      </w:ins>
      <w:proofErr w:type="spellEnd"/>
    </w:p>
    <w:p w14:paraId="6F7E3711" w14:textId="77777777" w:rsidR="001E4F41" w:rsidRPr="001E4F41" w:rsidRDefault="001E4F41">
      <w:pPr>
        <w:pStyle w:val="ListParagraph"/>
        <w:numPr>
          <w:ilvl w:val="0"/>
          <w:numId w:val="1"/>
        </w:numPr>
        <w:rPr>
          <w:ins w:id="864" w:author="Prakash Singh Kshatreeya" w:date="2026-02-15T09:44:00Z"/>
          <w:lang w:val="en-US"/>
        </w:rPr>
        <w:pPrChange w:id="865" w:author="Prakash Singh Kshatreeya" w:date="2026-02-15T09:44:00Z">
          <w:pPr/>
        </w:pPrChange>
      </w:pPr>
    </w:p>
    <w:p w14:paraId="18AA35F1" w14:textId="0B2D539B" w:rsidR="00952165" w:rsidRDefault="001E4F41" w:rsidP="001E4F41">
      <w:pPr>
        <w:pStyle w:val="ListParagraph"/>
        <w:numPr>
          <w:ilvl w:val="0"/>
          <w:numId w:val="3"/>
        </w:numPr>
        <w:rPr>
          <w:ins w:id="866" w:author="Prakash Singh Kshatreeya" w:date="2026-02-15T09:45:00Z"/>
          <w:sz w:val="28"/>
          <w:szCs w:val="28"/>
          <w:lang w:val="en-US"/>
        </w:rPr>
      </w:pPr>
      <w:proofErr w:type="gramStart"/>
      <w:ins w:id="867" w:author="Prakash Singh Kshatreeya" w:date="2026-02-15T09:44:00Z">
        <w:r>
          <w:rPr>
            <w:sz w:val="28"/>
            <w:szCs w:val="28"/>
            <w:lang w:val="en-US"/>
          </w:rPr>
          <w:t>Song{ ‘</w:t>
        </w:r>
        <w:proofErr w:type="spellStart"/>
        <w:proofErr w:type="gramEnd"/>
        <w:r>
          <w:rPr>
            <w:sz w:val="28"/>
            <w:szCs w:val="28"/>
            <w:lang w:val="en-US"/>
          </w:rPr>
          <w:t>name’:’S</w:t>
        </w:r>
      </w:ins>
      <w:ins w:id="868" w:author="Prakash Singh Kshatreeya" w:date="2026-02-15T09:45:00Z">
        <w:r>
          <w:rPr>
            <w:sz w:val="28"/>
            <w:szCs w:val="28"/>
            <w:lang w:val="en-US"/>
          </w:rPr>
          <w:t>ober</w:t>
        </w:r>
        <w:proofErr w:type="spellEnd"/>
        <w:r>
          <w:rPr>
            <w:sz w:val="28"/>
            <w:szCs w:val="28"/>
            <w:lang w:val="en-US"/>
          </w:rPr>
          <w:t>’, ‘</w:t>
        </w:r>
        <w:proofErr w:type="spellStart"/>
        <w:r>
          <w:rPr>
            <w:sz w:val="28"/>
            <w:szCs w:val="28"/>
            <w:lang w:val="en-US"/>
          </w:rPr>
          <w:t>artist’:’tool</w:t>
        </w:r>
        <w:proofErr w:type="spellEnd"/>
        <w:r>
          <w:rPr>
            <w:sz w:val="28"/>
            <w:szCs w:val="28"/>
            <w:lang w:val="en-US"/>
          </w:rPr>
          <w:t>’, ‘</w:t>
        </w:r>
        <w:proofErr w:type="spellStart"/>
        <w:r>
          <w:rPr>
            <w:sz w:val="28"/>
            <w:szCs w:val="28"/>
            <w:lang w:val="en-US"/>
          </w:rPr>
          <w:t>album’:’undertow</w:t>
        </w:r>
        <w:proofErr w:type="spellEnd"/>
        <w:r>
          <w:rPr>
            <w:sz w:val="28"/>
            <w:szCs w:val="28"/>
            <w:lang w:val="en-US"/>
          </w:rPr>
          <w:t>’</w:t>
        </w:r>
      </w:ins>
      <w:ins w:id="869" w:author="Prakash Singh Kshatreeya" w:date="2026-02-15T09:44:00Z">
        <w:r>
          <w:rPr>
            <w:sz w:val="28"/>
            <w:szCs w:val="28"/>
            <w:lang w:val="en-US"/>
          </w:rPr>
          <w:t>}</w:t>
        </w:r>
      </w:ins>
    </w:p>
    <w:p w14:paraId="5BFD584F" w14:textId="77777777" w:rsidR="001E4F41" w:rsidRDefault="001E4F41" w:rsidP="001E4F41">
      <w:pPr>
        <w:pStyle w:val="ListParagraph"/>
        <w:ind w:left="1080"/>
        <w:rPr>
          <w:ins w:id="870" w:author="Prakash Singh Kshatreeya" w:date="2026-02-15T09:45:00Z"/>
          <w:sz w:val="28"/>
          <w:szCs w:val="28"/>
          <w:lang w:val="en-US"/>
        </w:rPr>
      </w:pPr>
    </w:p>
    <w:p w14:paraId="18D9DADF" w14:textId="2F69D283" w:rsidR="001E4F41" w:rsidRDefault="001E4F41" w:rsidP="001E4F41">
      <w:pPr>
        <w:pStyle w:val="ListParagraph"/>
        <w:ind w:left="1080"/>
        <w:rPr>
          <w:ins w:id="871" w:author="Prakash Singh Kshatreeya" w:date="2026-02-15T09:46:00Z"/>
          <w:sz w:val="28"/>
          <w:szCs w:val="28"/>
          <w:lang w:val="en-US"/>
        </w:rPr>
      </w:pPr>
      <w:ins w:id="872" w:author="Prakash Singh Kshatreeya" w:date="2026-02-15T09:45:00Z">
        <w:r>
          <w:rPr>
            <w:sz w:val="28"/>
            <w:szCs w:val="28"/>
            <w:lang w:val="en-US"/>
          </w:rPr>
          <w:t>Song[</w:t>
        </w:r>
      </w:ins>
      <w:ins w:id="873" w:author="Prakash Singh Kshatreeya" w:date="2026-02-15T09:46:00Z">
        <w:r>
          <w:rPr>
            <w:sz w:val="28"/>
            <w:szCs w:val="28"/>
            <w:lang w:val="en-US"/>
          </w:rPr>
          <w:t>‘name’] #Sober</w:t>
        </w:r>
      </w:ins>
    </w:p>
    <w:p w14:paraId="6DDDFA86" w14:textId="489ECC3A" w:rsidR="001E4F41" w:rsidRDefault="001E4F41" w:rsidP="001E4F41">
      <w:pPr>
        <w:pStyle w:val="ListParagraph"/>
        <w:ind w:left="1080"/>
        <w:rPr>
          <w:ins w:id="874" w:author="Prakash Singh Kshatreeya" w:date="2026-02-15T09:46:00Z"/>
          <w:sz w:val="28"/>
          <w:szCs w:val="28"/>
          <w:lang w:val="en-US"/>
        </w:rPr>
      </w:pPr>
      <w:proofErr w:type="spellStart"/>
      <w:ins w:id="875" w:author="Prakash Singh Kshatreeya" w:date="2026-02-15T09:46:00Z">
        <w:r>
          <w:rPr>
            <w:sz w:val="28"/>
            <w:szCs w:val="28"/>
            <w:lang w:val="en-US"/>
          </w:rPr>
          <w:t>Song.get</w:t>
        </w:r>
        <w:proofErr w:type="spellEnd"/>
        <w:r>
          <w:rPr>
            <w:sz w:val="28"/>
            <w:szCs w:val="28"/>
            <w:lang w:val="en-US"/>
          </w:rPr>
          <w:t>(‘name’) #Sober</w:t>
        </w:r>
      </w:ins>
    </w:p>
    <w:p w14:paraId="26727D4A" w14:textId="663E909F" w:rsidR="001E4F41" w:rsidRDefault="001E4F41" w:rsidP="001E4F41">
      <w:pPr>
        <w:pStyle w:val="ListParagraph"/>
        <w:ind w:left="1080"/>
        <w:rPr>
          <w:ins w:id="876" w:author="Prakash Singh Kshatreeya" w:date="2026-02-15T09:46:00Z"/>
          <w:sz w:val="28"/>
          <w:szCs w:val="28"/>
          <w:lang w:val="en-US"/>
        </w:rPr>
      </w:pPr>
      <w:proofErr w:type="gramStart"/>
      <w:ins w:id="877" w:author="Prakash Singh Kshatreeya" w:date="2026-02-15T09:46:00Z">
        <w:r>
          <w:rPr>
            <w:sz w:val="28"/>
            <w:szCs w:val="28"/>
            <w:lang w:val="en-US"/>
          </w:rPr>
          <w:t>Sone[</w:t>
        </w:r>
        <w:proofErr w:type="gramEnd"/>
      </w:ins>
    </w:p>
    <w:p w14:paraId="77CC42F5" w14:textId="77777777" w:rsidR="001E4F41" w:rsidRDefault="001E4F41" w:rsidP="001E4F41">
      <w:pPr>
        <w:rPr>
          <w:ins w:id="878" w:author="Prakash Singh Kshatreeya" w:date="2026-02-15T09:47:00Z"/>
          <w:sz w:val="28"/>
          <w:szCs w:val="28"/>
          <w:lang w:val="en-US"/>
        </w:rPr>
      </w:pPr>
    </w:p>
    <w:p w14:paraId="1E3E219C" w14:textId="77777777" w:rsidR="001E4F41" w:rsidRDefault="001E4F41" w:rsidP="001E4F41">
      <w:pPr>
        <w:rPr>
          <w:ins w:id="879" w:author="Prakash Singh Kshatreeya" w:date="2026-02-15T09:47:00Z"/>
          <w:sz w:val="28"/>
          <w:szCs w:val="28"/>
          <w:lang w:val="en-US"/>
        </w:rPr>
      </w:pPr>
    </w:p>
    <w:p w14:paraId="3516E340" w14:textId="77777777" w:rsidR="001E4F41" w:rsidRDefault="001E4F41" w:rsidP="001E4F41">
      <w:pPr>
        <w:pStyle w:val="ListParagraph"/>
        <w:numPr>
          <w:ilvl w:val="0"/>
          <w:numId w:val="1"/>
        </w:numPr>
        <w:rPr>
          <w:ins w:id="880" w:author="Prakash Singh Kshatreeya" w:date="2026-02-15T09:48:00Z"/>
          <w:sz w:val="28"/>
          <w:szCs w:val="28"/>
          <w:lang w:val="en-US"/>
        </w:rPr>
      </w:pPr>
      <w:proofErr w:type="gramStart"/>
      <w:ins w:id="881" w:author="Prakash Singh Kshatreeya" w:date="2026-02-15T09:47:00Z">
        <w:r>
          <w:rPr>
            <w:sz w:val="28"/>
            <w:szCs w:val="28"/>
            <w:lang w:val="en-US"/>
          </w:rPr>
          <w:t>Pop(</w:t>
        </w:r>
        <w:proofErr w:type="gramEnd"/>
        <w:r>
          <w:rPr>
            <w:sz w:val="28"/>
            <w:szCs w:val="28"/>
            <w:lang w:val="en-US"/>
          </w:rPr>
          <w:t xml:space="preserve">) : Takes a single argument corresponding to </w:t>
        </w:r>
      </w:ins>
      <w:ins w:id="882" w:author="Prakash Singh Kshatreeya" w:date="2026-02-15T09:48:00Z">
        <w:r>
          <w:rPr>
            <w:sz w:val="28"/>
            <w:szCs w:val="28"/>
            <w:lang w:val="en-US"/>
          </w:rPr>
          <w:t xml:space="preserve"> key and removes that key-value pair from the dictionary. Returns the value corresponding to the key that was removed.</w:t>
        </w:r>
      </w:ins>
    </w:p>
    <w:p w14:paraId="6BB1E1DE" w14:textId="395D7B0D" w:rsidR="001E4F41" w:rsidRDefault="001E4F41" w:rsidP="001E4F41">
      <w:pPr>
        <w:pStyle w:val="ListParagraph"/>
        <w:numPr>
          <w:ilvl w:val="0"/>
          <w:numId w:val="3"/>
        </w:numPr>
        <w:rPr>
          <w:ins w:id="883" w:author="Prakash Singh Kshatreeya" w:date="2026-02-15T09:49:00Z"/>
          <w:sz w:val="28"/>
          <w:szCs w:val="28"/>
          <w:lang w:val="en-US"/>
        </w:rPr>
      </w:pPr>
      <w:ins w:id="884" w:author="Prakash Singh Kshatreeya" w:date="2026-02-15T09:49:00Z">
        <w:r>
          <w:rPr>
            <w:sz w:val="28"/>
            <w:szCs w:val="28"/>
            <w:lang w:val="en-US"/>
          </w:rPr>
          <w:t xml:space="preserve">Song = </w:t>
        </w:r>
        <w:proofErr w:type="gramStart"/>
        <w:r>
          <w:rPr>
            <w:sz w:val="28"/>
            <w:szCs w:val="28"/>
            <w:lang w:val="en-US"/>
          </w:rPr>
          <w:t>{ ‘</w:t>
        </w:r>
        <w:proofErr w:type="gramEnd"/>
        <w:r>
          <w:rPr>
            <w:sz w:val="28"/>
            <w:szCs w:val="28"/>
            <w:lang w:val="en-US"/>
          </w:rPr>
          <w:t>name’:’</w:t>
        </w:r>
        <w:proofErr w:type="spellStart"/>
        <w:r>
          <w:rPr>
            <w:sz w:val="28"/>
            <w:szCs w:val="28"/>
            <w:lang w:val="en-US"/>
          </w:rPr>
          <w:t>prakash</w:t>
        </w:r>
        <w:proofErr w:type="spellEnd"/>
        <w:r>
          <w:rPr>
            <w:sz w:val="28"/>
            <w:szCs w:val="28"/>
            <w:lang w:val="en-US"/>
          </w:rPr>
          <w:t>’, ‘album’:10000 Days’</w:t>
        </w:r>
      </w:ins>
      <w:ins w:id="885" w:author="Prakash Singh Kshatreeya" w:date="2026-02-15T09:48:00Z">
        <w:r>
          <w:rPr>
            <w:sz w:val="28"/>
            <w:szCs w:val="28"/>
            <w:lang w:val="en-US"/>
          </w:rPr>
          <w:t xml:space="preserve"> </w:t>
        </w:r>
      </w:ins>
      <w:ins w:id="886" w:author="Prakash Singh Kshatreeya" w:date="2026-02-15T09:49:00Z">
        <w:r>
          <w:rPr>
            <w:sz w:val="28"/>
            <w:szCs w:val="28"/>
            <w:lang w:val="en-US"/>
          </w:rPr>
          <w:t>}</w:t>
        </w:r>
      </w:ins>
    </w:p>
    <w:p w14:paraId="5F9B1656" w14:textId="77777777" w:rsidR="001E4F41" w:rsidRDefault="001E4F41" w:rsidP="001E4F41">
      <w:pPr>
        <w:pStyle w:val="ListParagraph"/>
        <w:ind w:left="1080"/>
        <w:rPr>
          <w:ins w:id="887" w:author="Prakash Singh Kshatreeya" w:date="2026-02-15T09:49:00Z"/>
          <w:sz w:val="28"/>
          <w:szCs w:val="28"/>
          <w:lang w:val="en-US"/>
        </w:rPr>
      </w:pPr>
    </w:p>
    <w:p w14:paraId="58F21951" w14:textId="44BBF075" w:rsidR="001E4F41" w:rsidRDefault="001E4F41" w:rsidP="001E4F41">
      <w:pPr>
        <w:pStyle w:val="ListParagraph"/>
        <w:ind w:left="1080"/>
        <w:rPr>
          <w:ins w:id="888" w:author="Prakash Singh Kshatreeya" w:date="2026-02-15T09:50:00Z"/>
          <w:sz w:val="28"/>
          <w:szCs w:val="28"/>
          <w:lang w:val="en-US"/>
        </w:rPr>
      </w:pPr>
      <w:proofErr w:type="spellStart"/>
      <w:proofErr w:type="gramStart"/>
      <w:ins w:id="889" w:author="Prakash Singh Kshatreeya" w:date="2026-02-15T09:49:00Z">
        <w:r>
          <w:rPr>
            <w:sz w:val="28"/>
            <w:szCs w:val="28"/>
            <w:lang w:val="en-US"/>
          </w:rPr>
          <w:t>Song.po</w:t>
        </w:r>
      </w:ins>
      <w:ins w:id="890" w:author="Prakash Singh Kshatreeya" w:date="2026-02-15T09:50:00Z">
        <w:r>
          <w:rPr>
            <w:sz w:val="28"/>
            <w:szCs w:val="28"/>
            <w:lang w:val="en-US"/>
          </w:rPr>
          <w:t>p</w:t>
        </w:r>
        <w:proofErr w:type="spellEnd"/>
        <w:r>
          <w:rPr>
            <w:sz w:val="28"/>
            <w:szCs w:val="28"/>
            <w:lang w:val="en-US"/>
          </w:rPr>
          <w:t>(</w:t>
        </w:r>
        <w:proofErr w:type="gramEnd"/>
        <w:r>
          <w:rPr>
            <w:sz w:val="28"/>
            <w:szCs w:val="28"/>
            <w:lang w:val="en-US"/>
          </w:rPr>
          <w:t xml:space="preserve">) # </w:t>
        </w:r>
        <w:proofErr w:type="spellStart"/>
        <w:r>
          <w:rPr>
            <w:sz w:val="28"/>
            <w:szCs w:val="28"/>
            <w:lang w:val="en-US"/>
          </w:rPr>
          <w:t>TypeError</w:t>
        </w:r>
        <w:proofErr w:type="spellEnd"/>
        <w:r>
          <w:rPr>
            <w:sz w:val="28"/>
            <w:szCs w:val="28"/>
            <w:lang w:val="en-US"/>
          </w:rPr>
          <w:t xml:space="preserve"> pop expected at least 1 argument, got 0</w:t>
        </w:r>
      </w:ins>
    </w:p>
    <w:p w14:paraId="7D1F38B7" w14:textId="36BD5674" w:rsidR="001E4F41" w:rsidRDefault="001E4F41" w:rsidP="001E4F41">
      <w:pPr>
        <w:pStyle w:val="ListParagraph"/>
        <w:ind w:left="1080"/>
        <w:rPr>
          <w:ins w:id="891" w:author="Prakash Singh Kshatreeya" w:date="2026-02-15T09:51:00Z"/>
          <w:sz w:val="28"/>
          <w:szCs w:val="28"/>
          <w:lang w:val="en-US"/>
        </w:rPr>
      </w:pPr>
      <w:proofErr w:type="spellStart"/>
      <w:ins w:id="892" w:author="Prakash Singh Kshatreeya" w:date="2026-02-15T09:50:00Z">
        <w:r>
          <w:rPr>
            <w:sz w:val="28"/>
            <w:szCs w:val="28"/>
            <w:lang w:val="en-US"/>
          </w:rPr>
          <w:t>Song.pop</w:t>
        </w:r>
        <w:proofErr w:type="spellEnd"/>
        <w:r>
          <w:rPr>
            <w:sz w:val="28"/>
            <w:szCs w:val="28"/>
            <w:lang w:val="en-US"/>
          </w:rPr>
          <w:t>(‘album</w:t>
        </w:r>
      </w:ins>
      <w:proofErr w:type="gramStart"/>
      <w:ins w:id="893" w:author="Prakash Singh Kshatreeya" w:date="2026-02-15T09:51:00Z">
        <w:r>
          <w:rPr>
            <w:sz w:val="28"/>
            <w:szCs w:val="28"/>
            <w:lang w:val="en-US"/>
          </w:rPr>
          <w:t>’</w:t>
        </w:r>
      </w:ins>
      <w:ins w:id="894" w:author="Prakash Singh Kshatreeya" w:date="2026-02-15T09:50:00Z">
        <w:r>
          <w:rPr>
            <w:sz w:val="28"/>
            <w:szCs w:val="28"/>
            <w:lang w:val="en-US"/>
          </w:rPr>
          <w:t>)</w:t>
        </w:r>
      </w:ins>
      <w:ins w:id="895" w:author="Prakash Singh Kshatreeya" w:date="2026-02-15T09:51:00Z">
        <w:r>
          <w:rPr>
            <w:sz w:val="28"/>
            <w:szCs w:val="28"/>
            <w:lang w:val="en-US"/>
          </w:rPr>
          <w:t xml:space="preserve">  #</w:t>
        </w:r>
        <w:proofErr w:type="gramEnd"/>
        <w:r>
          <w:rPr>
            <w:sz w:val="28"/>
            <w:szCs w:val="28"/>
            <w:lang w:val="en-US"/>
          </w:rPr>
          <w:t>’10000 Days’</w:t>
        </w:r>
      </w:ins>
    </w:p>
    <w:p w14:paraId="266B2055" w14:textId="72C534F0" w:rsidR="001E4F41" w:rsidRDefault="001E4F41" w:rsidP="001E4F41">
      <w:pPr>
        <w:pStyle w:val="ListParagraph"/>
        <w:ind w:left="1080"/>
        <w:rPr>
          <w:ins w:id="896" w:author="Prakash Singh Kshatreeya" w:date="2026-02-15T09:51:00Z"/>
          <w:sz w:val="28"/>
          <w:szCs w:val="28"/>
          <w:lang w:val="en-US"/>
        </w:rPr>
      </w:pPr>
      <w:ins w:id="897" w:author="Prakash Singh Kshatreeya" w:date="2026-02-15T09:51:00Z">
        <w:r>
          <w:rPr>
            <w:sz w:val="28"/>
            <w:szCs w:val="28"/>
            <w:lang w:val="en-US"/>
          </w:rPr>
          <w:t>Song # {‘name’:’</w:t>
        </w:r>
        <w:proofErr w:type="spellStart"/>
        <w:r>
          <w:rPr>
            <w:sz w:val="28"/>
            <w:szCs w:val="28"/>
            <w:lang w:val="en-US"/>
          </w:rPr>
          <w:t>prakash</w:t>
        </w:r>
        <w:proofErr w:type="spellEnd"/>
        <w:r>
          <w:rPr>
            <w:sz w:val="28"/>
            <w:szCs w:val="28"/>
            <w:lang w:val="en-US"/>
          </w:rPr>
          <w:t>’}</w:t>
        </w:r>
      </w:ins>
    </w:p>
    <w:p w14:paraId="3DB4670F" w14:textId="77777777" w:rsidR="001E4F41" w:rsidRDefault="001E4F41" w:rsidP="001E4F41">
      <w:pPr>
        <w:rPr>
          <w:ins w:id="898" w:author="Prakash Singh Kshatreeya" w:date="2026-02-15T09:53:00Z"/>
          <w:sz w:val="28"/>
          <w:szCs w:val="28"/>
          <w:lang w:val="en-US"/>
        </w:rPr>
      </w:pPr>
    </w:p>
    <w:p w14:paraId="40344DC8" w14:textId="77777777" w:rsidR="001E4F41" w:rsidRDefault="001E4F41" w:rsidP="001E4F41">
      <w:pPr>
        <w:rPr>
          <w:ins w:id="899" w:author="Prakash Singh Kshatreeya" w:date="2026-02-15T09:51:00Z"/>
          <w:sz w:val="28"/>
          <w:szCs w:val="28"/>
          <w:lang w:val="en-US"/>
        </w:rPr>
      </w:pPr>
    </w:p>
    <w:p w14:paraId="28A36633" w14:textId="42FD2E6A" w:rsidR="001E4F41" w:rsidRDefault="001E4F41" w:rsidP="001E4F41">
      <w:pPr>
        <w:pStyle w:val="ListParagraph"/>
        <w:numPr>
          <w:ilvl w:val="0"/>
          <w:numId w:val="1"/>
        </w:numPr>
        <w:rPr>
          <w:ins w:id="900" w:author="Prakash Singh Kshatreeya" w:date="2026-02-15T09:53:00Z"/>
          <w:sz w:val="28"/>
          <w:szCs w:val="28"/>
          <w:lang w:val="en-US"/>
        </w:rPr>
      </w:pPr>
      <w:proofErr w:type="spellStart"/>
      <w:proofErr w:type="gramStart"/>
      <w:ins w:id="901" w:author="Prakash Singh Kshatreeya" w:date="2026-02-15T09:52:00Z">
        <w:r w:rsidRPr="001E4F41">
          <w:rPr>
            <w:sz w:val="28"/>
            <w:szCs w:val="28"/>
            <w:lang w:val="en-US"/>
            <w:rPrChange w:id="902" w:author="Prakash Singh Kshatreeya" w:date="2026-02-15T09:53:00Z">
              <w:rPr>
                <w:lang w:val="en-US"/>
              </w:rPr>
            </w:rPrChange>
          </w:rPr>
          <w:lastRenderedPageBreak/>
          <w:t>Popitem</w:t>
        </w:r>
        <w:proofErr w:type="spellEnd"/>
        <w:r w:rsidRPr="001E4F41">
          <w:rPr>
            <w:sz w:val="28"/>
            <w:szCs w:val="28"/>
            <w:lang w:val="en-US"/>
            <w:rPrChange w:id="903" w:author="Prakash Singh Kshatreeya" w:date="2026-02-15T09:53:00Z">
              <w:rPr>
                <w:lang w:val="en-US"/>
              </w:rPr>
            </w:rPrChange>
          </w:rPr>
          <w:t>(</w:t>
        </w:r>
        <w:proofErr w:type="gramEnd"/>
        <w:r w:rsidRPr="001E4F41">
          <w:rPr>
            <w:sz w:val="28"/>
            <w:szCs w:val="28"/>
            <w:lang w:val="en-US"/>
            <w:rPrChange w:id="904" w:author="Prakash Singh Kshatreeya" w:date="2026-02-15T09:53:00Z">
              <w:rPr>
                <w:lang w:val="en-US"/>
              </w:rPr>
            </w:rPrChange>
          </w:rPr>
          <w:t xml:space="preserve">) : Remove </w:t>
        </w:r>
      </w:ins>
      <w:ins w:id="905" w:author="Prakash Singh Kshatreeya" w:date="2026-02-15T09:53:00Z">
        <w:r w:rsidRPr="001E4F41">
          <w:rPr>
            <w:sz w:val="28"/>
            <w:szCs w:val="28"/>
            <w:lang w:val="en-US"/>
            <w:rPrChange w:id="906" w:author="Prakash Singh Kshatreeya" w:date="2026-02-15T09:53:00Z">
              <w:rPr>
                <w:lang w:val="en-US"/>
              </w:rPr>
            </w:rPrChange>
          </w:rPr>
          <w:t>a random key in a dictionary</w:t>
        </w:r>
      </w:ins>
    </w:p>
    <w:p w14:paraId="3FBEE7D1" w14:textId="77777777" w:rsidR="001E4F41" w:rsidRDefault="001E4F41" w:rsidP="001E4F41">
      <w:pPr>
        <w:pStyle w:val="ListParagraph"/>
        <w:rPr>
          <w:ins w:id="907" w:author="Prakash Singh Kshatreeya" w:date="2026-02-15T09:53:00Z"/>
          <w:sz w:val="28"/>
          <w:szCs w:val="28"/>
          <w:lang w:val="en-US"/>
        </w:rPr>
      </w:pPr>
    </w:p>
    <w:p w14:paraId="3A6539C8" w14:textId="77777777" w:rsidR="001E4F41" w:rsidRDefault="001E4F41" w:rsidP="001E4F41">
      <w:pPr>
        <w:pStyle w:val="ListParagraph"/>
        <w:numPr>
          <w:ilvl w:val="0"/>
          <w:numId w:val="3"/>
        </w:numPr>
        <w:rPr>
          <w:ins w:id="908" w:author="Prakash Singh Kshatreeya" w:date="2026-02-15T09:53:00Z"/>
          <w:sz w:val="28"/>
          <w:szCs w:val="28"/>
          <w:lang w:val="en-US"/>
        </w:rPr>
      </w:pPr>
      <w:proofErr w:type="gramStart"/>
      <w:ins w:id="909" w:author="Prakash Singh Kshatreeya" w:date="2026-02-15T09:53:00Z">
        <w:r>
          <w:rPr>
            <w:sz w:val="28"/>
            <w:szCs w:val="28"/>
            <w:lang w:val="en-US"/>
          </w:rPr>
          <w:t>Song{ ‘</w:t>
        </w:r>
        <w:proofErr w:type="spellStart"/>
        <w:proofErr w:type="gramEnd"/>
        <w:r>
          <w:rPr>
            <w:sz w:val="28"/>
            <w:szCs w:val="28"/>
            <w:lang w:val="en-US"/>
          </w:rPr>
          <w:t>name’:’Sober</w:t>
        </w:r>
        <w:proofErr w:type="spellEnd"/>
        <w:r>
          <w:rPr>
            <w:sz w:val="28"/>
            <w:szCs w:val="28"/>
            <w:lang w:val="en-US"/>
          </w:rPr>
          <w:t>’, ‘</w:t>
        </w:r>
        <w:proofErr w:type="spellStart"/>
        <w:r>
          <w:rPr>
            <w:sz w:val="28"/>
            <w:szCs w:val="28"/>
            <w:lang w:val="en-US"/>
          </w:rPr>
          <w:t>artist’:’tool</w:t>
        </w:r>
        <w:proofErr w:type="spellEnd"/>
        <w:r>
          <w:rPr>
            <w:sz w:val="28"/>
            <w:szCs w:val="28"/>
            <w:lang w:val="en-US"/>
          </w:rPr>
          <w:t>’, ‘</w:t>
        </w:r>
        <w:proofErr w:type="spellStart"/>
        <w:r>
          <w:rPr>
            <w:sz w:val="28"/>
            <w:szCs w:val="28"/>
            <w:lang w:val="en-US"/>
          </w:rPr>
          <w:t>album’:’undertow</w:t>
        </w:r>
        <w:proofErr w:type="spellEnd"/>
        <w:r>
          <w:rPr>
            <w:sz w:val="28"/>
            <w:szCs w:val="28"/>
            <w:lang w:val="en-US"/>
          </w:rPr>
          <w:t>’}</w:t>
        </w:r>
      </w:ins>
    </w:p>
    <w:p w14:paraId="1B119EAB" w14:textId="7B321265" w:rsidR="001E4F41" w:rsidRDefault="001E4F41" w:rsidP="001E4F41">
      <w:pPr>
        <w:pStyle w:val="ListParagraph"/>
        <w:ind w:left="1080"/>
        <w:rPr>
          <w:ins w:id="910" w:author="Prakash Singh Kshatreeya" w:date="2026-02-15T09:54:00Z"/>
          <w:sz w:val="28"/>
          <w:szCs w:val="28"/>
          <w:lang w:val="en-US"/>
        </w:rPr>
      </w:pPr>
    </w:p>
    <w:p w14:paraId="2A2C3870" w14:textId="7EC31DFD" w:rsidR="001E4F41" w:rsidRDefault="001E4F41" w:rsidP="001E4F41">
      <w:pPr>
        <w:pStyle w:val="ListParagraph"/>
        <w:ind w:left="1080"/>
        <w:rPr>
          <w:ins w:id="911" w:author="Prakash Singh Kshatreeya" w:date="2026-02-15T09:54:00Z"/>
          <w:sz w:val="28"/>
          <w:szCs w:val="28"/>
          <w:lang w:val="en-US"/>
        </w:rPr>
      </w:pPr>
      <w:proofErr w:type="spellStart"/>
      <w:ins w:id="912" w:author="Prakash Singh Kshatreeya" w:date="2026-02-15T09:54:00Z">
        <w:r>
          <w:rPr>
            <w:sz w:val="28"/>
            <w:szCs w:val="28"/>
            <w:lang w:val="en-US"/>
          </w:rPr>
          <w:t>Song.popitem</w:t>
        </w:r>
        <w:proofErr w:type="spellEnd"/>
        <w:r>
          <w:rPr>
            <w:sz w:val="28"/>
            <w:szCs w:val="28"/>
            <w:lang w:val="en-US"/>
          </w:rPr>
          <w:t>() # (‘album’</w:t>
        </w:r>
        <w:r w:rsidR="00AC2325">
          <w:rPr>
            <w:sz w:val="28"/>
            <w:szCs w:val="28"/>
            <w:lang w:val="en-US"/>
          </w:rPr>
          <w:t>:’</w:t>
        </w:r>
        <w:proofErr w:type="spellStart"/>
        <w:r w:rsidR="00AC2325">
          <w:rPr>
            <w:sz w:val="28"/>
            <w:szCs w:val="28"/>
            <w:lang w:val="en-US"/>
          </w:rPr>
          <w:t>undertom</w:t>
        </w:r>
        <w:proofErr w:type="spellEnd"/>
        <w:r w:rsidR="00AC2325">
          <w:rPr>
            <w:sz w:val="28"/>
            <w:szCs w:val="28"/>
            <w:lang w:val="en-US"/>
          </w:rPr>
          <w:t>’)</w:t>
        </w:r>
      </w:ins>
    </w:p>
    <w:p w14:paraId="44BBFE33" w14:textId="358A53EA" w:rsidR="00AC2325" w:rsidRDefault="00AC2325" w:rsidP="001E4F41">
      <w:pPr>
        <w:pStyle w:val="ListParagraph"/>
        <w:ind w:left="1080"/>
        <w:rPr>
          <w:ins w:id="913" w:author="Prakash Singh Kshatreeya" w:date="2026-02-15T09:55:00Z"/>
          <w:sz w:val="28"/>
          <w:szCs w:val="28"/>
          <w:lang w:val="en-US"/>
        </w:rPr>
      </w:pPr>
      <w:proofErr w:type="spellStart"/>
      <w:ins w:id="914" w:author="Prakash Singh Kshatreeya" w:date="2026-02-15T09:54:00Z">
        <w:r>
          <w:rPr>
            <w:sz w:val="28"/>
            <w:szCs w:val="28"/>
            <w:lang w:val="en-US"/>
          </w:rPr>
          <w:t>Song.popitem</w:t>
        </w:r>
        <w:proofErr w:type="spellEnd"/>
        <w:r>
          <w:rPr>
            <w:sz w:val="28"/>
            <w:szCs w:val="28"/>
            <w:lang w:val="en-US"/>
          </w:rPr>
          <w:t xml:space="preserve">() # </w:t>
        </w:r>
      </w:ins>
      <w:ins w:id="915" w:author="Prakash Singh Kshatreeya" w:date="2026-02-15T09:55:00Z">
        <w:r>
          <w:rPr>
            <w:sz w:val="28"/>
            <w:szCs w:val="28"/>
            <w:lang w:val="en-US"/>
          </w:rPr>
          <w:t>(‘</w:t>
        </w:r>
      </w:ins>
      <w:proofErr w:type="spellStart"/>
      <w:ins w:id="916" w:author="Prakash Singh Kshatreeya" w:date="2026-02-15T09:54:00Z">
        <w:r>
          <w:rPr>
            <w:sz w:val="28"/>
            <w:szCs w:val="28"/>
            <w:lang w:val="en-US"/>
          </w:rPr>
          <w:t>artist</w:t>
        </w:r>
      </w:ins>
      <w:ins w:id="917" w:author="Prakash Singh Kshatreeya" w:date="2026-02-15T09:55:00Z">
        <w:r>
          <w:rPr>
            <w:sz w:val="28"/>
            <w:szCs w:val="28"/>
            <w:lang w:val="en-US"/>
          </w:rPr>
          <w:t>’:’tool</w:t>
        </w:r>
        <w:proofErr w:type="spellEnd"/>
        <w:r>
          <w:rPr>
            <w:sz w:val="28"/>
            <w:szCs w:val="28"/>
            <w:lang w:val="en-US"/>
          </w:rPr>
          <w:t>’)</w:t>
        </w:r>
      </w:ins>
    </w:p>
    <w:p w14:paraId="6F156CA6" w14:textId="08870B04" w:rsidR="00AC2325" w:rsidRDefault="00AC2325" w:rsidP="001E4F41">
      <w:pPr>
        <w:pStyle w:val="ListParagraph"/>
        <w:ind w:left="1080"/>
        <w:rPr>
          <w:ins w:id="918" w:author="Prakash Singh Kshatreeya" w:date="2026-02-15T09:55:00Z"/>
          <w:sz w:val="28"/>
          <w:szCs w:val="28"/>
          <w:lang w:val="en-US"/>
        </w:rPr>
      </w:pPr>
      <w:ins w:id="919" w:author="Prakash Singh Kshatreeya" w:date="2026-02-15T09:55:00Z">
        <w:r>
          <w:rPr>
            <w:sz w:val="28"/>
            <w:szCs w:val="28"/>
            <w:lang w:val="en-US"/>
          </w:rPr>
          <w:t>Sone # {‘</w:t>
        </w:r>
        <w:proofErr w:type="spellStart"/>
        <w:r>
          <w:rPr>
            <w:sz w:val="28"/>
            <w:szCs w:val="28"/>
            <w:lang w:val="en-US"/>
          </w:rPr>
          <w:t>name’:’Sober</w:t>
        </w:r>
        <w:proofErr w:type="spellEnd"/>
        <w:r>
          <w:rPr>
            <w:sz w:val="28"/>
            <w:szCs w:val="28"/>
            <w:lang w:val="en-US"/>
          </w:rPr>
          <w:t>’}</w:t>
        </w:r>
      </w:ins>
    </w:p>
    <w:p w14:paraId="53B2ABF5" w14:textId="77777777" w:rsidR="00AC2325" w:rsidRDefault="00AC2325" w:rsidP="00AC2325">
      <w:pPr>
        <w:rPr>
          <w:ins w:id="920" w:author="Prakash Singh Kshatreeya" w:date="2026-02-15T09:56:00Z"/>
          <w:sz w:val="28"/>
          <w:szCs w:val="28"/>
          <w:lang w:val="en-US"/>
        </w:rPr>
      </w:pPr>
    </w:p>
    <w:p w14:paraId="3C168045" w14:textId="4206A75D" w:rsidR="00AC2325" w:rsidRDefault="00AC2325" w:rsidP="00AC2325">
      <w:pPr>
        <w:pStyle w:val="ListParagraph"/>
        <w:numPr>
          <w:ilvl w:val="0"/>
          <w:numId w:val="1"/>
        </w:numPr>
        <w:rPr>
          <w:ins w:id="921" w:author="Prakash Singh Kshatreeya" w:date="2026-02-15T09:58:00Z"/>
          <w:sz w:val="28"/>
          <w:szCs w:val="28"/>
          <w:lang w:val="en-US"/>
        </w:rPr>
      </w:pPr>
      <w:proofErr w:type="gramStart"/>
      <w:ins w:id="922" w:author="Prakash Singh Kshatreeya" w:date="2026-02-15T09:56:00Z">
        <w:r>
          <w:rPr>
            <w:sz w:val="28"/>
            <w:szCs w:val="28"/>
            <w:lang w:val="en-US"/>
          </w:rPr>
          <w:t>Update(</w:t>
        </w:r>
        <w:proofErr w:type="gramEnd"/>
        <w:r>
          <w:rPr>
            <w:sz w:val="28"/>
            <w:szCs w:val="28"/>
            <w:lang w:val="en-US"/>
          </w:rPr>
          <w:t xml:space="preserve">) : </w:t>
        </w:r>
      </w:ins>
      <w:ins w:id="923" w:author="Prakash Singh Kshatreeya" w:date="2026-02-15T09:58:00Z">
        <w:r>
          <w:rPr>
            <w:sz w:val="28"/>
            <w:szCs w:val="28"/>
            <w:lang w:val="en-US"/>
          </w:rPr>
          <w:t>update keys and values another set of key-value pairs:</w:t>
        </w:r>
      </w:ins>
    </w:p>
    <w:p w14:paraId="38E5C1E3" w14:textId="77777777" w:rsidR="00AC2325" w:rsidRDefault="00AC2325" w:rsidP="00AC2325">
      <w:pPr>
        <w:pStyle w:val="ListParagraph"/>
        <w:rPr>
          <w:ins w:id="924" w:author="Prakash Singh Kshatreeya" w:date="2026-02-15T09:58:00Z"/>
          <w:sz w:val="28"/>
          <w:szCs w:val="28"/>
          <w:lang w:val="en-US"/>
        </w:rPr>
      </w:pPr>
    </w:p>
    <w:p w14:paraId="3B306CB3" w14:textId="58D03FA4" w:rsidR="00AC2325" w:rsidRDefault="00AC2325" w:rsidP="00AC2325">
      <w:pPr>
        <w:pStyle w:val="ListParagraph"/>
        <w:rPr>
          <w:ins w:id="925" w:author="Prakash Singh Kshatreeya" w:date="2026-02-15T09:59:00Z"/>
          <w:sz w:val="28"/>
          <w:szCs w:val="28"/>
          <w:lang w:val="en-US"/>
        </w:rPr>
      </w:pPr>
      <w:ins w:id="926" w:author="Prakash Singh Kshatreeya" w:date="2026-02-15T09:58:00Z">
        <w:r>
          <w:rPr>
            <w:sz w:val="28"/>
            <w:szCs w:val="28"/>
            <w:lang w:val="en-US"/>
          </w:rPr>
          <w:t xml:space="preserve">Song1 = </w:t>
        </w:r>
        <w:proofErr w:type="spellStart"/>
        <w:proofErr w:type="gramStart"/>
        <w:r>
          <w:rPr>
            <w:sz w:val="28"/>
            <w:szCs w:val="28"/>
            <w:lang w:val="en-US"/>
          </w:rPr>
          <w:t>dict</w:t>
        </w:r>
        <w:proofErr w:type="spellEnd"/>
        <w:r>
          <w:rPr>
            <w:sz w:val="28"/>
            <w:szCs w:val="28"/>
            <w:lang w:val="en-US"/>
          </w:rPr>
          <w:t>(</w:t>
        </w:r>
        <w:proofErr w:type="gramEnd"/>
        <w:r>
          <w:rPr>
            <w:sz w:val="28"/>
            <w:szCs w:val="28"/>
            <w:lang w:val="en-US"/>
          </w:rPr>
          <w:t>name=’</w:t>
        </w:r>
      </w:ins>
      <w:ins w:id="927" w:author="Prakash Singh Kshatreeya" w:date="2026-02-15T09:59:00Z">
        <w:r>
          <w:rPr>
            <w:sz w:val="28"/>
            <w:szCs w:val="28"/>
            <w:lang w:val="en-US"/>
          </w:rPr>
          <w:t>schism’, artist=’tool’)</w:t>
        </w:r>
      </w:ins>
    </w:p>
    <w:p w14:paraId="236C2579" w14:textId="654A9EA5" w:rsidR="00AC2325" w:rsidRDefault="00AC2325" w:rsidP="00AC2325">
      <w:pPr>
        <w:pStyle w:val="ListParagraph"/>
        <w:rPr>
          <w:ins w:id="928" w:author="Prakash Singh Kshatreeya" w:date="2026-02-15T09:59:00Z"/>
          <w:sz w:val="28"/>
          <w:szCs w:val="28"/>
          <w:lang w:val="en-US"/>
        </w:rPr>
      </w:pPr>
      <w:ins w:id="929" w:author="Prakash Singh Kshatreeya" w:date="2026-02-15T09:59:00Z">
        <w:r>
          <w:rPr>
            <w:sz w:val="28"/>
            <w:szCs w:val="28"/>
            <w:lang w:val="en-US"/>
          </w:rPr>
          <w:t>Song2 = {}</w:t>
        </w:r>
      </w:ins>
    </w:p>
    <w:p w14:paraId="7273EECB" w14:textId="50E37202" w:rsidR="00AC2325" w:rsidRDefault="00AC2325" w:rsidP="00AC2325">
      <w:pPr>
        <w:pStyle w:val="ListParagraph"/>
        <w:rPr>
          <w:ins w:id="930" w:author="Prakash Singh Kshatreeya" w:date="2026-02-15T10:01:00Z"/>
          <w:sz w:val="28"/>
          <w:szCs w:val="28"/>
          <w:lang w:val="en-US"/>
        </w:rPr>
      </w:pPr>
      <w:ins w:id="931" w:author="Prakash Singh Kshatreeya" w:date="2026-02-15T09:59:00Z">
        <w:r>
          <w:rPr>
            <w:sz w:val="28"/>
            <w:szCs w:val="28"/>
            <w:lang w:val="en-US"/>
          </w:rPr>
          <w:t>Song2[‘released’]</w:t>
        </w:r>
      </w:ins>
    </w:p>
    <w:p w14:paraId="2F029C83" w14:textId="77777777" w:rsidR="00AC2325" w:rsidRDefault="00AC2325" w:rsidP="00AC2325">
      <w:pPr>
        <w:pStyle w:val="ListParagraph"/>
        <w:rPr>
          <w:ins w:id="932" w:author="Prakash Singh Kshatreeya" w:date="2026-02-15T10:01:00Z"/>
          <w:sz w:val="28"/>
          <w:szCs w:val="28"/>
          <w:lang w:val="en-US"/>
        </w:rPr>
      </w:pPr>
    </w:p>
    <w:p w14:paraId="2FE247DA" w14:textId="77777777" w:rsidR="00AC2325" w:rsidRDefault="00AC2325" w:rsidP="00AC2325">
      <w:pPr>
        <w:pStyle w:val="ListParagraph"/>
        <w:rPr>
          <w:ins w:id="933" w:author="Prakash Singh Kshatreeya" w:date="2026-02-15T10:01:00Z"/>
          <w:sz w:val="28"/>
          <w:szCs w:val="28"/>
          <w:lang w:val="en-US"/>
        </w:rPr>
      </w:pPr>
    </w:p>
    <w:p w14:paraId="0D88D549" w14:textId="77777777" w:rsidR="00AC2325" w:rsidRDefault="00AC2325" w:rsidP="00AC2325">
      <w:pPr>
        <w:pStyle w:val="ListParagraph"/>
        <w:rPr>
          <w:ins w:id="934" w:author="Prakash Singh Kshatreeya" w:date="2026-02-15T10:01:00Z"/>
          <w:sz w:val="28"/>
          <w:szCs w:val="28"/>
          <w:lang w:val="en-US"/>
        </w:rPr>
      </w:pPr>
    </w:p>
    <w:p w14:paraId="2B6B9F24" w14:textId="77777777" w:rsidR="00AC2325" w:rsidRDefault="00AC2325" w:rsidP="00AC2325">
      <w:pPr>
        <w:pStyle w:val="ListParagraph"/>
        <w:rPr>
          <w:ins w:id="935" w:author="Prakash Singh Kshatreeya" w:date="2026-02-15T10:01:00Z"/>
          <w:sz w:val="28"/>
          <w:szCs w:val="28"/>
          <w:lang w:val="en-US"/>
        </w:rPr>
      </w:pPr>
    </w:p>
    <w:p w14:paraId="2F80CC36" w14:textId="77777777" w:rsidR="00AC2325" w:rsidRDefault="00AC2325" w:rsidP="00AC2325">
      <w:pPr>
        <w:pStyle w:val="ListParagraph"/>
        <w:rPr>
          <w:ins w:id="936" w:author="Prakash Singh Kshatreeya" w:date="2026-02-15T10:01:00Z"/>
          <w:sz w:val="28"/>
          <w:szCs w:val="28"/>
          <w:lang w:val="en-US"/>
        </w:rPr>
      </w:pPr>
    </w:p>
    <w:p w14:paraId="5DBC91B1" w14:textId="61668ED9" w:rsidR="00AC2325" w:rsidRDefault="00AC2325" w:rsidP="00AC2325">
      <w:pPr>
        <w:pStyle w:val="ListParagraph"/>
        <w:numPr>
          <w:ilvl w:val="0"/>
          <w:numId w:val="1"/>
        </w:numPr>
        <w:rPr>
          <w:ins w:id="937" w:author="Prakash Singh Kshatreeya" w:date="2026-02-15T10:04:00Z"/>
          <w:sz w:val="28"/>
          <w:szCs w:val="28"/>
          <w:lang w:val="en-US"/>
        </w:rPr>
      </w:pPr>
      <w:ins w:id="938" w:author="Prakash Singh Kshatreeya" w:date="2026-02-15T10:01:00Z">
        <w:r>
          <w:rPr>
            <w:sz w:val="28"/>
            <w:szCs w:val="28"/>
            <w:lang w:val="en-US"/>
          </w:rPr>
          <w:t>Dictionary compre</w:t>
        </w:r>
      </w:ins>
      <w:ins w:id="939" w:author="Prakash Singh Kshatreeya" w:date="2026-02-15T10:04:00Z">
        <w:r>
          <w:rPr>
            <w:sz w:val="28"/>
            <w:szCs w:val="28"/>
            <w:lang w:val="en-US"/>
          </w:rPr>
          <w:t xml:space="preserve">hension: </w:t>
        </w:r>
      </w:ins>
    </w:p>
    <w:p w14:paraId="23BBE442" w14:textId="11A54383" w:rsidR="00293685" w:rsidRDefault="00293685" w:rsidP="00293685">
      <w:pPr>
        <w:pStyle w:val="ListParagraph"/>
        <w:numPr>
          <w:ilvl w:val="0"/>
          <w:numId w:val="3"/>
        </w:numPr>
        <w:rPr>
          <w:ins w:id="940" w:author="Prakash Singh Kshatreeya" w:date="2026-02-15T10:05:00Z"/>
          <w:sz w:val="28"/>
          <w:szCs w:val="28"/>
          <w:lang w:val="en-US"/>
        </w:rPr>
      </w:pPr>
      <w:ins w:id="941" w:author="Prakash Singh Kshatreeya" w:date="2026-02-15T10:04:00Z">
        <w:r>
          <w:rPr>
            <w:sz w:val="28"/>
            <w:szCs w:val="28"/>
            <w:lang w:val="en-US"/>
          </w:rPr>
          <w:t>Iterat</w:t>
        </w:r>
      </w:ins>
      <w:ins w:id="942" w:author="Prakash Singh Kshatreeya" w:date="2026-02-15T10:05:00Z">
        <w:r>
          <w:rPr>
            <w:sz w:val="28"/>
            <w:szCs w:val="28"/>
            <w:lang w:val="en-US"/>
          </w:rPr>
          <w:t>es over keys by default</w:t>
        </w:r>
      </w:ins>
    </w:p>
    <w:p w14:paraId="153D956D" w14:textId="3A09F143" w:rsidR="00293685" w:rsidRDefault="00293685" w:rsidP="00293685">
      <w:pPr>
        <w:pStyle w:val="ListParagraph"/>
        <w:numPr>
          <w:ilvl w:val="0"/>
          <w:numId w:val="3"/>
        </w:numPr>
        <w:rPr>
          <w:ins w:id="943" w:author="Prakash Singh Kshatreeya" w:date="2026-02-15T10:05:00Z"/>
          <w:sz w:val="28"/>
          <w:szCs w:val="28"/>
          <w:lang w:val="en-US"/>
        </w:rPr>
      </w:pPr>
      <w:ins w:id="944" w:author="Prakash Singh Kshatreeya" w:date="2026-02-15T10:05:00Z">
        <w:r>
          <w:rPr>
            <w:sz w:val="28"/>
            <w:szCs w:val="28"/>
            <w:lang w:val="en-US"/>
          </w:rPr>
          <w:t xml:space="preserve">To iterate over keys and </w:t>
        </w:r>
        <w:proofErr w:type="gramStart"/>
        <w:r>
          <w:rPr>
            <w:sz w:val="28"/>
            <w:szCs w:val="28"/>
            <w:lang w:val="en-US"/>
          </w:rPr>
          <w:t>values ,</w:t>
        </w:r>
        <w:proofErr w:type="gramEnd"/>
        <w:r>
          <w:rPr>
            <w:sz w:val="28"/>
            <w:szCs w:val="28"/>
            <w:lang w:val="en-US"/>
          </w:rPr>
          <w:t xml:space="preserve"> use .items()</w:t>
        </w:r>
      </w:ins>
    </w:p>
    <w:p w14:paraId="176AE72F" w14:textId="74849F2E" w:rsidR="00293685" w:rsidRDefault="00293685" w:rsidP="00293685">
      <w:pPr>
        <w:pStyle w:val="ListParagraph"/>
        <w:numPr>
          <w:ilvl w:val="0"/>
          <w:numId w:val="3"/>
        </w:numPr>
        <w:rPr>
          <w:ins w:id="945" w:author="Prakash Singh Kshatreeya" w:date="2026-02-15T10:06:00Z"/>
          <w:sz w:val="28"/>
          <w:szCs w:val="28"/>
          <w:lang w:val="en-US"/>
        </w:rPr>
      </w:pPr>
      <w:ins w:id="946" w:author="Prakash Singh Kshatreeya" w:date="2026-02-15T10:06:00Z">
        <w:r>
          <w:rPr>
            <w:sz w:val="28"/>
            <w:szCs w:val="28"/>
            <w:lang w:val="en-US"/>
          </w:rPr>
          <w:t xml:space="preserve">Syntax: </w:t>
        </w:r>
      </w:ins>
    </w:p>
    <w:p w14:paraId="25809DA7" w14:textId="71C322BD" w:rsidR="00293685" w:rsidRDefault="00293685" w:rsidP="00293685">
      <w:pPr>
        <w:pStyle w:val="ListParagraph"/>
        <w:ind w:left="2160"/>
        <w:rPr>
          <w:ins w:id="947" w:author="Prakash Singh Kshatreeya" w:date="2026-02-15T10:06:00Z"/>
          <w:sz w:val="28"/>
          <w:szCs w:val="28"/>
          <w:lang w:val="en-US"/>
        </w:rPr>
      </w:pPr>
      <w:ins w:id="948" w:author="Prakash Singh Kshatreeya" w:date="2026-02-15T10:06:00Z">
        <w:r>
          <w:rPr>
            <w:sz w:val="28"/>
            <w:szCs w:val="28"/>
            <w:lang w:val="en-US"/>
          </w:rPr>
          <w:t>{__</w:t>
        </w:r>
        <w:proofErr w:type="gramStart"/>
        <w:r>
          <w:rPr>
            <w:sz w:val="28"/>
            <w:szCs w:val="28"/>
            <w:lang w:val="en-US"/>
          </w:rPr>
          <w:t>_:_</w:t>
        </w:r>
        <w:proofErr w:type="gramEnd"/>
        <w:r>
          <w:rPr>
            <w:sz w:val="28"/>
            <w:szCs w:val="28"/>
            <w:lang w:val="en-US"/>
          </w:rPr>
          <w:t>__ for ___ in ___ }</w:t>
        </w:r>
      </w:ins>
    </w:p>
    <w:p w14:paraId="28CE7245" w14:textId="77DCD026" w:rsidR="00293685" w:rsidRDefault="00293685" w:rsidP="00293685">
      <w:pPr>
        <w:pStyle w:val="ListParagraph"/>
        <w:ind w:left="2160"/>
        <w:rPr>
          <w:ins w:id="949" w:author="Prakash Singh Kshatreeya" w:date="2026-02-15T10:07:00Z"/>
          <w:sz w:val="28"/>
          <w:szCs w:val="28"/>
          <w:lang w:val="en-US"/>
        </w:rPr>
      </w:pPr>
      <w:ins w:id="950" w:author="Prakash Singh Kshatreeya" w:date="2026-02-15T10:06:00Z">
        <w:r>
          <w:rPr>
            <w:sz w:val="28"/>
            <w:szCs w:val="28"/>
            <w:lang w:val="en-US"/>
          </w:rPr>
          <w:t xml:space="preserve">Numbers = </w:t>
        </w:r>
        <w:proofErr w:type="spellStart"/>
        <w:proofErr w:type="gramStart"/>
        <w:r>
          <w:rPr>
            <w:sz w:val="28"/>
            <w:szCs w:val="28"/>
            <w:lang w:val="en-US"/>
          </w:rPr>
          <w:t>dict</w:t>
        </w:r>
        <w:proofErr w:type="spellEnd"/>
        <w:r>
          <w:rPr>
            <w:sz w:val="28"/>
            <w:szCs w:val="28"/>
            <w:lang w:val="en-US"/>
          </w:rPr>
          <w:t>(</w:t>
        </w:r>
        <w:proofErr w:type="gramEnd"/>
        <w:r>
          <w:rPr>
            <w:sz w:val="28"/>
            <w:szCs w:val="28"/>
            <w:lang w:val="en-US"/>
          </w:rPr>
          <w:t>first=1, second=2,</w:t>
        </w:r>
      </w:ins>
      <w:ins w:id="951" w:author="Prakash Singh Kshatreeya" w:date="2026-02-15T10:07:00Z">
        <w:r>
          <w:rPr>
            <w:sz w:val="28"/>
            <w:szCs w:val="28"/>
            <w:lang w:val="en-US"/>
          </w:rPr>
          <w:t xml:space="preserve"> third=3)</w:t>
        </w:r>
      </w:ins>
    </w:p>
    <w:p w14:paraId="6FFEB40D" w14:textId="27EB570D" w:rsidR="00293685" w:rsidRDefault="00293685" w:rsidP="00293685">
      <w:pPr>
        <w:pStyle w:val="ListParagraph"/>
        <w:ind w:left="2160"/>
        <w:rPr>
          <w:ins w:id="952" w:author="Prakash Singh Kshatreeya" w:date="2026-02-15T10:07:00Z"/>
          <w:sz w:val="28"/>
          <w:szCs w:val="28"/>
          <w:lang w:val="en-US"/>
        </w:rPr>
      </w:pPr>
      <w:ins w:id="953" w:author="Prakash Singh Kshatreeya" w:date="2026-02-15T10:07:00Z">
        <w:r>
          <w:rPr>
            <w:sz w:val="28"/>
            <w:szCs w:val="28"/>
            <w:lang w:val="en-US"/>
          </w:rPr>
          <w:t>#{‘first’:1,’seond’:2,’third’:3}</w:t>
        </w:r>
      </w:ins>
    </w:p>
    <w:p w14:paraId="0B9F3769" w14:textId="77777777" w:rsidR="00312E71" w:rsidRDefault="00312E71" w:rsidP="00312E71">
      <w:pPr>
        <w:rPr>
          <w:ins w:id="954" w:author="Prakash Singh Kshatreeya" w:date="2026-02-15T10:38:00Z"/>
          <w:sz w:val="28"/>
          <w:szCs w:val="28"/>
          <w:lang w:val="en-US"/>
        </w:rPr>
      </w:pPr>
    </w:p>
    <w:p w14:paraId="6F31D7D5" w14:textId="77777777" w:rsidR="00312E71" w:rsidRDefault="00312E71" w:rsidP="00312E71">
      <w:pPr>
        <w:rPr>
          <w:ins w:id="955" w:author="Prakash Singh Kshatreeya" w:date="2026-02-15T10:38:00Z"/>
          <w:sz w:val="28"/>
          <w:szCs w:val="28"/>
          <w:lang w:val="en-US"/>
        </w:rPr>
      </w:pPr>
    </w:p>
    <w:p w14:paraId="1F90CD71" w14:textId="77777777" w:rsidR="00312E71" w:rsidRDefault="00312E71" w:rsidP="00312E71">
      <w:pPr>
        <w:rPr>
          <w:ins w:id="956" w:author="Prakash Singh Kshatreeya" w:date="2026-02-15T10:38:00Z"/>
          <w:sz w:val="28"/>
          <w:szCs w:val="28"/>
          <w:lang w:val="en-US"/>
        </w:rPr>
      </w:pPr>
    </w:p>
    <w:p w14:paraId="64BD72D1" w14:textId="77777777" w:rsidR="00312E71" w:rsidRDefault="00312E71" w:rsidP="00312E71">
      <w:pPr>
        <w:rPr>
          <w:ins w:id="957" w:author="Prakash Singh Kshatreeya" w:date="2026-02-15T10:38:00Z"/>
          <w:sz w:val="28"/>
          <w:szCs w:val="28"/>
          <w:lang w:val="en-US"/>
        </w:rPr>
      </w:pPr>
    </w:p>
    <w:p w14:paraId="3C69CAA3" w14:textId="314A3570" w:rsidR="00312E71" w:rsidRDefault="00312E71" w:rsidP="00312E71">
      <w:pPr>
        <w:pStyle w:val="ListParagraph"/>
        <w:numPr>
          <w:ilvl w:val="0"/>
          <w:numId w:val="1"/>
        </w:numPr>
        <w:rPr>
          <w:ins w:id="958" w:author="Prakash Singh Kshatreeya" w:date="2026-02-15T10:44:00Z"/>
          <w:sz w:val="28"/>
          <w:szCs w:val="28"/>
          <w:lang w:val="en-US"/>
        </w:rPr>
      </w:pPr>
      <w:proofErr w:type="gramStart"/>
      <w:ins w:id="959" w:author="Prakash Singh Kshatreeya" w:date="2026-02-15T10:38:00Z">
        <w:r w:rsidRPr="00312E71">
          <w:rPr>
            <w:sz w:val="28"/>
            <w:szCs w:val="28"/>
            <w:lang w:val="en-US"/>
            <w:rPrChange w:id="960" w:author="Prakash Singh Kshatreeya" w:date="2026-02-15T10:38:00Z">
              <w:rPr>
                <w:lang w:val="en-US"/>
              </w:rPr>
            </w:rPrChange>
          </w:rPr>
          <w:t>Tuple(</w:t>
        </w:r>
        <w:proofErr w:type="gramEnd"/>
        <w:r w:rsidRPr="00312E71">
          <w:rPr>
            <w:sz w:val="28"/>
            <w:szCs w:val="28"/>
            <w:lang w:val="en-US"/>
            <w:rPrChange w:id="961" w:author="Prakash Singh Kshatreeya" w:date="2026-02-15T10:38:00Z">
              <w:rPr>
                <w:lang w:val="en-US"/>
              </w:rPr>
            </w:rPrChange>
          </w:rPr>
          <w:t xml:space="preserve">): </w:t>
        </w:r>
      </w:ins>
      <w:ins w:id="962" w:author="Prakash Singh Kshatreeya" w:date="2026-02-15T10:44:00Z">
        <w:r>
          <w:rPr>
            <w:sz w:val="28"/>
            <w:szCs w:val="28"/>
            <w:lang w:val="en-US"/>
          </w:rPr>
          <w:t>An ordered collections or grouping of items.</w:t>
        </w:r>
      </w:ins>
    </w:p>
    <w:p w14:paraId="51DF3C45" w14:textId="080F9C94" w:rsidR="00312E71" w:rsidRDefault="00312E71" w:rsidP="00312E71">
      <w:pPr>
        <w:pStyle w:val="ListParagraph"/>
        <w:rPr>
          <w:ins w:id="963" w:author="Prakash Singh Kshatreeya" w:date="2026-02-15T10:44:00Z"/>
          <w:sz w:val="28"/>
          <w:szCs w:val="28"/>
          <w:lang w:val="en-US"/>
        </w:rPr>
      </w:pPr>
      <w:ins w:id="964" w:author="Prakash Singh Kshatreeya" w:date="2026-02-15T10:44:00Z">
        <w:r>
          <w:rPr>
            <w:sz w:val="28"/>
            <w:szCs w:val="28"/>
            <w:lang w:val="en-US"/>
          </w:rPr>
          <w:t>Numbers = (1,2,3,4,)</w:t>
        </w:r>
      </w:ins>
    </w:p>
    <w:p w14:paraId="1A0C3399" w14:textId="7465D6CA" w:rsidR="00312E71" w:rsidRDefault="00312E71" w:rsidP="00312E71">
      <w:pPr>
        <w:rPr>
          <w:ins w:id="965" w:author="Prakash Singh Kshatreeya" w:date="2026-02-15T10:45:00Z"/>
          <w:sz w:val="28"/>
          <w:szCs w:val="28"/>
          <w:lang w:val="en-US"/>
        </w:rPr>
      </w:pPr>
      <w:ins w:id="966" w:author="Prakash Singh Kshatreeya" w:date="2026-02-15T10:45:00Z">
        <w:r>
          <w:rPr>
            <w:sz w:val="28"/>
            <w:szCs w:val="28"/>
            <w:lang w:val="en-US"/>
          </w:rPr>
          <w:t xml:space="preserve"> </w:t>
        </w:r>
        <w:r>
          <w:rPr>
            <w:sz w:val="28"/>
            <w:szCs w:val="28"/>
            <w:lang w:val="en-US"/>
          </w:rPr>
          <w:tab/>
          <w:t>Yes, it’s similar to lists, but it is immutable. It cannot be changed!</w:t>
        </w:r>
      </w:ins>
    </w:p>
    <w:p w14:paraId="53FA510C" w14:textId="32802BEE" w:rsidR="00312E71" w:rsidRDefault="00312E71">
      <w:pPr>
        <w:ind w:firstLine="720"/>
        <w:rPr>
          <w:ins w:id="967" w:author="Prakash Singh Kshatreeya" w:date="2026-02-15T10:45:00Z"/>
          <w:sz w:val="28"/>
          <w:szCs w:val="28"/>
          <w:lang w:val="en-US"/>
        </w:rPr>
        <w:pPrChange w:id="968" w:author="Prakash Singh Kshatreeya" w:date="2026-02-15T10:46:00Z">
          <w:pPr/>
        </w:pPrChange>
      </w:pPr>
      <w:ins w:id="969" w:author="Prakash Singh Kshatreeya" w:date="2026-02-15T10:45:00Z">
        <w:r>
          <w:rPr>
            <w:sz w:val="28"/>
            <w:szCs w:val="28"/>
            <w:lang w:val="en-US"/>
          </w:rPr>
          <w:lastRenderedPageBreak/>
          <w:t>X = (1,2,3)</w:t>
        </w:r>
      </w:ins>
    </w:p>
    <w:p w14:paraId="2CBFF2E9" w14:textId="4E9959AA" w:rsidR="00312E71" w:rsidRDefault="00312E71" w:rsidP="00312E71">
      <w:pPr>
        <w:ind w:firstLine="720"/>
        <w:rPr>
          <w:ins w:id="970" w:author="Prakash Singh Kshatreeya" w:date="2026-02-15T10:46:00Z"/>
          <w:sz w:val="28"/>
          <w:szCs w:val="28"/>
          <w:lang w:val="en-US"/>
        </w:rPr>
      </w:pPr>
      <w:ins w:id="971" w:author="Prakash Singh Kshatreeya" w:date="2026-02-15T10:45:00Z">
        <w:r>
          <w:rPr>
            <w:sz w:val="28"/>
            <w:szCs w:val="28"/>
            <w:lang w:val="en-US"/>
          </w:rPr>
          <w:t xml:space="preserve">3 in x </w:t>
        </w:r>
      </w:ins>
      <w:ins w:id="972" w:author="Prakash Singh Kshatreeya" w:date="2026-02-15T10:46:00Z">
        <w:r>
          <w:rPr>
            <w:sz w:val="28"/>
            <w:szCs w:val="28"/>
            <w:lang w:val="en-US"/>
          </w:rPr>
          <w:t xml:space="preserve">  </w:t>
        </w:r>
      </w:ins>
      <w:ins w:id="973" w:author="Prakash Singh Kshatreeya" w:date="2026-02-15T10:45:00Z">
        <w:r>
          <w:rPr>
            <w:sz w:val="28"/>
            <w:szCs w:val="28"/>
            <w:lang w:val="en-US"/>
          </w:rPr>
          <w:t># True</w:t>
        </w:r>
      </w:ins>
    </w:p>
    <w:p w14:paraId="4FC2A846" w14:textId="2E1E8C8D" w:rsidR="00312E71" w:rsidRDefault="00312E71">
      <w:pPr>
        <w:ind w:firstLine="720"/>
        <w:rPr>
          <w:ins w:id="974" w:author="Prakash Singh Kshatreeya" w:date="2026-02-15T10:48:00Z"/>
          <w:sz w:val="28"/>
          <w:szCs w:val="28"/>
          <w:lang w:val="en-US"/>
        </w:rPr>
        <w:pPrChange w:id="975" w:author="Prakash Singh Kshatreeya" w:date="2026-02-15T10:48:00Z">
          <w:pPr/>
        </w:pPrChange>
      </w:pPr>
      <w:proofErr w:type="gramStart"/>
      <w:ins w:id="976" w:author="Prakash Singh Kshatreeya" w:date="2026-02-15T10:47:00Z">
        <w:r>
          <w:rPr>
            <w:sz w:val="28"/>
            <w:szCs w:val="28"/>
            <w:lang w:val="en-US"/>
          </w:rPr>
          <w:t>X[</w:t>
        </w:r>
        <w:proofErr w:type="gramEnd"/>
        <w:r>
          <w:rPr>
            <w:sz w:val="28"/>
            <w:szCs w:val="28"/>
            <w:lang w:val="en-US"/>
          </w:rPr>
          <w:t xml:space="preserve">0] = 9 # </w:t>
        </w:r>
        <w:proofErr w:type="spellStart"/>
        <w:r>
          <w:rPr>
            <w:sz w:val="28"/>
            <w:szCs w:val="28"/>
            <w:lang w:val="en-US"/>
          </w:rPr>
          <w:t>TypeError</w:t>
        </w:r>
        <w:proofErr w:type="spellEnd"/>
        <w:r>
          <w:rPr>
            <w:sz w:val="28"/>
            <w:szCs w:val="28"/>
            <w:lang w:val="en-US"/>
          </w:rPr>
          <w:t>: ‘tuple’ object does not support item assignment</w:t>
        </w:r>
      </w:ins>
    </w:p>
    <w:p w14:paraId="5A2B0786" w14:textId="0C1CAB80" w:rsidR="008E214C" w:rsidRDefault="008E214C" w:rsidP="008E214C">
      <w:pPr>
        <w:pStyle w:val="ListParagraph"/>
        <w:numPr>
          <w:ilvl w:val="0"/>
          <w:numId w:val="3"/>
        </w:numPr>
        <w:rPr>
          <w:ins w:id="977" w:author="Prakash Singh Kshatreeya" w:date="2026-02-15T10:49:00Z"/>
          <w:sz w:val="28"/>
          <w:szCs w:val="28"/>
          <w:lang w:val="en-US"/>
        </w:rPr>
      </w:pPr>
      <w:ins w:id="978" w:author="Prakash Singh Kshatreeya" w:date="2026-02-15T10:48:00Z">
        <w:r>
          <w:rPr>
            <w:sz w:val="28"/>
            <w:szCs w:val="28"/>
            <w:lang w:val="en-US"/>
          </w:rPr>
          <w:t xml:space="preserve">Tuple are faster </w:t>
        </w:r>
        <w:proofErr w:type="spellStart"/>
        <w:proofErr w:type="gramStart"/>
        <w:r>
          <w:rPr>
            <w:sz w:val="28"/>
            <w:szCs w:val="28"/>
            <w:lang w:val="en-US"/>
          </w:rPr>
          <w:t>then</w:t>
        </w:r>
        <w:proofErr w:type="spellEnd"/>
        <w:proofErr w:type="gramEnd"/>
        <w:r>
          <w:rPr>
            <w:sz w:val="28"/>
            <w:szCs w:val="28"/>
            <w:lang w:val="en-US"/>
          </w:rPr>
          <w:t xml:space="preserve"> list</w:t>
        </w:r>
      </w:ins>
    </w:p>
    <w:p w14:paraId="61A3FAA7" w14:textId="273B78C3" w:rsidR="008E214C" w:rsidRDefault="008E214C" w:rsidP="008E214C">
      <w:pPr>
        <w:pStyle w:val="ListParagraph"/>
        <w:numPr>
          <w:ilvl w:val="0"/>
          <w:numId w:val="3"/>
        </w:numPr>
        <w:rPr>
          <w:ins w:id="979" w:author="Prakash Singh Kshatreeya" w:date="2026-02-15T10:49:00Z"/>
          <w:sz w:val="28"/>
          <w:szCs w:val="28"/>
          <w:lang w:val="en-US"/>
        </w:rPr>
      </w:pPr>
      <w:ins w:id="980" w:author="Prakash Singh Kshatreeya" w:date="2026-02-15T10:49:00Z">
        <w:r>
          <w:rPr>
            <w:sz w:val="28"/>
            <w:szCs w:val="28"/>
            <w:lang w:val="en-US"/>
          </w:rPr>
          <w:t>Any things that is mutable that is not a key</w:t>
        </w:r>
      </w:ins>
    </w:p>
    <w:p w14:paraId="70AB1A06" w14:textId="3D21A326" w:rsidR="008E214C" w:rsidRDefault="008E214C" w:rsidP="008E214C">
      <w:pPr>
        <w:pStyle w:val="ListParagraph"/>
        <w:numPr>
          <w:ilvl w:val="0"/>
          <w:numId w:val="3"/>
        </w:numPr>
        <w:rPr>
          <w:ins w:id="981" w:author="Prakash Singh Kshatreeya" w:date="2026-02-15T10:50:00Z"/>
          <w:sz w:val="28"/>
          <w:szCs w:val="28"/>
          <w:lang w:val="en-US"/>
        </w:rPr>
      </w:pPr>
      <w:ins w:id="982" w:author="Prakash Singh Kshatreeya" w:date="2026-02-15T10:50:00Z">
        <w:r>
          <w:rPr>
            <w:sz w:val="28"/>
            <w:szCs w:val="28"/>
            <w:lang w:val="en-US"/>
          </w:rPr>
          <w:t>It will make your code fa</w:t>
        </w:r>
      </w:ins>
      <w:ins w:id="983" w:author="Prakash Singh Kshatreeya" w:date="2026-02-15T10:51:00Z">
        <w:r>
          <w:rPr>
            <w:sz w:val="28"/>
            <w:szCs w:val="28"/>
            <w:lang w:val="en-US"/>
          </w:rPr>
          <w:t>st</w:t>
        </w:r>
      </w:ins>
      <w:ins w:id="984" w:author="Prakash Singh Kshatreeya" w:date="2026-02-15T10:50:00Z">
        <w:r>
          <w:rPr>
            <w:sz w:val="28"/>
            <w:szCs w:val="28"/>
            <w:lang w:val="en-US"/>
          </w:rPr>
          <w:t>er and safer</w:t>
        </w:r>
      </w:ins>
    </w:p>
    <w:p w14:paraId="5A4E93C2" w14:textId="05AD5335" w:rsidR="008E214C" w:rsidRDefault="008E214C" w:rsidP="008E214C">
      <w:pPr>
        <w:pStyle w:val="ListParagraph"/>
        <w:numPr>
          <w:ilvl w:val="0"/>
          <w:numId w:val="3"/>
        </w:numPr>
        <w:rPr>
          <w:ins w:id="985" w:author="Prakash Singh Kshatreeya" w:date="2026-02-15T10:51:00Z"/>
          <w:sz w:val="28"/>
          <w:szCs w:val="28"/>
          <w:lang w:val="en-US"/>
        </w:rPr>
      </w:pPr>
      <w:ins w:id="986" w:author="Prakash Singh Kshatreeya" w:date="2026-02-15T10:50:00Z">
        <w:r>
          <w:rPr>
            <w:sz w:val="28"/>
            <w:szCs w:val="28"/>
            <w:lang w:val="en-US"/>
          </w:rPr>
          <w:t>They can be used as</w:t>
        </w:r>
      </w:ins>
      <w:ins w:id="987" w:author="Prakash Singh Kshatreeya" w:date="2026-02-15T10:51:00Z">
        <w:r>
          <w:rPr>
            <w:sz w:val="28"/>
            <w:szCs w:val="28"/>
            <w:lang w:val="en-US"/>
          </w:rPr>
          <w:t xml:space="preserve"> valid</w:t>
        </w:r>
      </w:ins>
      <w:ins w:id="988" w:author="Prakash Singh Kshatreeya" w:date="2026-02-15T10:50:00Z">
        <w:r>
          <w:rPr>
            <w:sz w:val="28"/>
            <w:szCs w:val="28"/>
            <w:lang w:val="en-US"/>
          </w:rPr>
          <w:t xml:space="preserve"> keys in a diction</w:t>
        </w:r>
      </w:ins>
      <w:ins w:id="989" w:author="Prakash Singh Kshatreeya" w:date="2026-02-15T10:51:00Z">
        <w:r>
          <w:rPr>
            <w:sz w:val="28"/>
            <w:szCs w:val="28"/>
            <w:lang w:val="en-US"/>
          </w:rPr>
          <w:t xml:space="preserve">ary </w:t>
        </w:r>
      </w:ins>
    </w:p>
    <w:p w14:paraId="4C088774" w14:textId="6A1CABDC" w:rsidR="008E214C" w:rsidRDefault="008E214C" w:rsidP="008E214C">
      <w:pPr>
        <w:pStyle w:val="ListParagraph"/>
        <w:numPr>
          <w:ilvl w:val="0"/>
          <w:numId w:val="3"/>
        </w:numPr>
        <w:rPr>
          <w:ins w:id="990" w:author="Prakash Singh Kshatreeya" w:date="2026-02-15T10:54:00Z"/>
          <w:sz w:val="28"/>
          <w:szCs w:val="28"/>
          <w:lang w:val="en-US"/>
        </w:rPr>
      </w:pPr>
      <w:ins w:id="991" w:author="Prakash Singh Kshatreeya" w:date="2026-02-15T10:51:00Z">
        <w:r>
          <w:rPr>
            <w:sz w:val="28"/>
            <w:szCs w:val="28"/>
            <w:lang w:val="en-US"/>
          </w:rPr>
          <w:t xml:space="preserve">Some methods return Tuples </w:t>
        </w:r>
        <w:proofErr w:type="gramStart"/>
        <w:r>
          <w:rPr>
            <w:sz w:val="28"/>
            <w:szCs w:val="28"/>
            <w:lang w:val="en-US"/>
          </w:rPr>
          <w:t>back ,</w:t>
        </w:r>
        <w:proofErr w:type="gramEnd"/>
        <w:r>
          <w:rPr>
            <w:sz w:val="28"/>
            <w:szCs w:val="28"/>
            <w:lang w:val="en-US"/>
          </w:rPr>
          <w:t xml:space="preserve"> like .items() when working with dictionaries.</w:t>
        </w:r>
      </w:ins>
    </w:p>
    <w:p w14:paraId="6A010E80" w14:textId="77777777" w:rsidR="00A94E04" w:rsidRDefault="00A94E04" w:rsidP="008E214C">
      <w:pPr>
        <w:pStyle w:val="ListParagraph"/>
        <w:ind w:left="1080"/>
        <w:rPr>
          <w:ins w:id="992" w:author="Prakash Singh Kshatreeya" w:date="2026-02-15T11:00:00Z"/>
          <w:b/>
          <w:bCs/>
          <w:sz w:val="28"/>
          <w:szCs w:val="28"/>
          <w:lang w:val="en-US"/>
        </w:rPr>
      </w:pPr>
      <w:proofErr w:type="gramStart"/>
      <w:ins w:id="993" w:author="Prakash Singh Kshatreeya" w:date="2026-02-15T10:59:00Z">
        <w:r w:rsidRPr="00A94E04">
          <w:rPr>
            <w:b/>
            <w:bCs/>
            <w:sz w:val="28"/>
            <w:szCs w:val="28"/>
            <w:lang w:val="en-US"/>
          </w:rPr>
          <w:t>M</w:t>
        </w:r>
        <w:r w:rsidRPr="00A94E04">
          <w:rPr>
            <w:b/>
            <w:bCs/>
            <w:sz w:val="28"/>
            <w:szCs w:val="28"/>
            <w:lang w:val="en-US"/>
            <w:rPrChange w:id="994" w:author="Prakash Singh Kshatreeya" w:date="2026-02-15T10:59:00Z">
              <w:rPr>
                <w:sz w:val="28"/>
                <w:szCs w:val="28"/>
                <w:lang w:val="en-US"/>
              </w:rPr>
            </w:rPrChange>
          </w:rPr>
          <w:t>ethod</w:t>
        </w:r>
        <w:r>
          <w:rPr>
            <w:b/>
            <w:bCs/>
            <w:sz w:val="28"/>
            <w:szCs w:val="28"/>
            <w:lang w:val="en-US"/>
          </w:rPr>
          <w:t xml:space="preserve"> :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 </w:t>
        </w:r>
      </w:ins>
    </w:p>
    <w:p w14:paraId="7FD77B74" w14:textId="77777777" w:rsidR="00A94E04" w:rsidRDefault="00A94E04" w:rsidP="008E214C">
      <w:pPr>
        <w:pStyle w:val="ListParagraph"/>
        <w:ind w:left="1080"/>
        <w:rPr>
          <w:ins w:id="995" w:author="Prakash Singh Kshatreeya" w:date="2026-02-15T11:01:00Z"/>
          <w:sz w:val="28"/>
          <w:szCs w:val="28"/>
          <w:lang w:val="en-US"/>
        </w:rPr>
      </w:pPr>
      <w:proofErr w:type="gramStart"/>
      <w:ins w:id="996" w:author="Prakash Singh Kshatreeya" w:date="2026-02-15T11:00:00Z">
        <w:r>
          <w:rPr>
            <w:b/>
            <w:bCs/>
            <w:sz w:val="28"/>
            <w:szCs w:val="28"/>
            <w:lang w:val="en-US"/>
          </w:rPr>
          <w:t>count(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) </w:t>
        </w:r>
        <w:r>
          <w:rPr>
            <w:sz w:val="28"/>
            <w:szCs w:val="28"/>
            <w:lang w:val="en-US"/>
          </w:rPr>
          <w:t>: Return the number of times a val</w:t>
        </w:r>
      </w:ins>
      <w:ins w:id="997" w:author="Prakash Singh Kshatreeya" w:date="2026-02-15T11:01:00Z">
        <w:r>
          <w:rPr>
            <w:sz w:val="28"/>
            <w:szCs w:val="28"/>
            <w:lang w:val="en-US"/>
          </w:rPr>
          <w:t>ue appears in a tuple</w:t>
        </w:r>
      </w:ins>
    </w:p>
    <w:p w14:paraId="7C39D7F3" w14:textId="2931DDC9" w:rsidR="008E214C" w:rsidRDefault="00A94E04" w:rsidP="008E214C">
      <w:pPr>
        <w:pStyle w:val="ListParagraph"/>
        <w:ind w:left="1080"/>
        <w:rPr>
          <w:ins w:id="998" w:author="Prakash Singh Kshatreeya" w:date="2026-02-15T11:01:00Z"/>
          <w:b/>
          <w:bCs/>
          <w:sz w:val="28"/>
          <w:szCs w:val="28"/>
          <w:lang w:val="en-US"/>
        </w:rPr>
      </w:pPr>
      <w:proofErr w:type="gramStart"/>
      <w:ins w:id="999" w:author="Prakash Singh Kshatreeya" w:date="2026-02-15T11:01:00Z">
        <w:r w:rsidRPr="00A94E04">
          <w:rPr>
            <w:b/>
            <w:bCs/>
            <w:sz w:val="28"/>
            <w:szCs w:val="28"/>
            <w:lang w:val="en-US"/>
            <w:rPrChange w:id="1000" w:author="Prakash Singh Kshatreeya" w:date="2026-02-15T11:01:00Z">
              <w:rPr>
                <w:sz w:val="28"/>
                <w:szCs w:val="28"/>
                <w:lang w:val="en-US"/>
              </w:rPr>
            </w:rPrChange>
          </w:rPr>
          <w:t>index(</w:t>
        </w:r>
        <w:proofErr w:type="gramEnd"/>
        <w:r w:rsidRPr="00A94E04">
          <w:rPr>
            <w:b/>
            <w:bCs/>
            <w:sz w:val="28"/>
            <w:szCs w:val="28"/>
            <w:lang w:val="en-US"/>
            <w:rPrChange w:id="1001" w:author="Prakash Singh Kshatreeya" w:date="2026-02-15T11:01:00Z">
              <w:rPr>
                <w:sz w:val="28"/>
                <w:szCs w:val="28"/>
                <w:lang w:val="en-US"/>
              </w:rPr>
            </w:rPrChange>
          </w:rPr>
          <w:t>)</w:t>
        </w:r>
        <w:r>
          <w:rPr>
            <w:b/>
            <w:bCs/>
            <w:sz w:val="28"/>
            <w:szCs w:val="28"/>
            <w:lang w:val="en-US"/>
          </w:rPr>
          <w:t xml:space="preserve"> : </w:t>
        </w:r>
        <w:r>
          <w:rPr>
            <w:sz w:val="28"/>
            <w:szCs w:val="28"/>
            <w:lang w:val="en-US"/>
          </w:rPr>
          <w:t>Return the index at which a value is found in a tuple</w:t>
        </w:r>
      </w:ins>
      <w:ins w:id="1002" w:author="Prakash Singh Kshatreeya" w:date="2026-02-15T11:00:00Z">
        <w:r w:rsidRPr="00A94E04">
          <w:rPr>
            <w:b/>
            <w:bCs/>
            <w:sz w:val="28"/>
            <w:szCs w:val="28"/>
            <w:lang w:val="en-US"/>
          </w:rPr>
          <w:t xml:space="preserve"> </w:t>
        </w:r>
      </w:ins>
    </w:p>
    <w:p w14:paraId="55B34716" w14:textId="77777777" w:rsidR="00A94E04" w:rsidRDefault="00A94E04" w:rsidP="00A94E04">
      <w:pPr>
        <w:rPr>
          <w:ins w:id="1003" w:author="Prakash Singh Kshatreeya" w:date="2026-02-15T11:04:00Z"/>
          <w:b/>
          <w:bCs/>
          <w:sz w:val="28"/>
          <w:szCs w:val="28"/>
          <w:lang w:val="en-US"/>
        </w:rPr>
      </w:pPr>
    </w:p>
    <w:p w14:paraId="689C5981" w14:textId="77777777" w:rsidR="00A94E04" w:rsidRDefault="00A94E04" w:rsidP="00A94E04">
      <w:pPr>
        <w:rPr>
          <w:ins w:id="1004" w:author="Prakash Singh Kshatreeya" w:date="2026-02-15T11:04:00Z"/>
          <w:b/>
          <w:bCs/>
          <w:sz w:val="28"/>
          <w:szCs w:val="28"/>
          <w:lang w:val="en-US"/>
        </w:rPr>
      </w:pPr>
    </w:p>
    <w:p w14:paraId="374BA37E" w14:textId="219779A4" w:rsidR="00872776" w:rsidRDefault="00A94E04">
      <w:pPr>
        <w:pStyle w:val="ListParagraph"/>
        <w:numPr>
          <w:ilvl w:val="0"/>
          <w:numId w:val="1"/>
        </w:numPr>
        <w:rPr>
          <w:ins w:id="1005" w:author="Prakash Singh Kshatreeya" w:date="2026-02-22T09:39:00Z"/>
          <w:b/>
          <w:bCs/>
          <w:sz w:val="28"/>
          <w:szCs w:val="28"/>
          <w:lang w:val="en-US"/>
        </w:rPr>
      </w:pPr>
      <w:ins w:id="1006" w:author="Prakash Singh Kshatreeya" w:date="2026-02-15T11:04:00Z">
        <w:r>
          <w:rPr>
            <w:b/>
            <w:bCs/>
            <w:sz w:val="28"/>
            <w:szCs w:val="28"/>
            <w:lang w:val="en-US"/>
          </w:rPr>
          <w:t xml:space="preserve">Sets: </w:t>
        </w:r>
      </w:ins>
    </w:p>
    <w:p w14:paraId="2DC1EA2B" w14:textId="77777777" w:rsidR="009B1D27" w:rsidRDefault="009B1D27" w:rsidP="009B1D27">
      <w:pPr>
        <w:rPr>
          <w:ins w:id="1007" w:author="Prakash Singh Kshatreeya" w:date="2026-02-22T09:39:00Z"/>
          <w:b/>
          <w:bCs/>
          <w:sz w:val="28"/>
          <w:szCs w:val="28"/>
          <w:lang w:val="en-US"/>
        </w:rPr>
      </w:pPr>
    </w:p>
    <w:p w14:paraId="1E21CBA8" w14:textId="77777777" w:rsidR="009B1D27" w:rsidRDefault="009B1D27" w:rsidP="009B1D27">
      <w:pPr>
        <w:rPr>
          <w:ins w:id="1008" w:author="Prakash Singh Kshatreeya" w:date="2026-02-22T09:39:00Z"/>
          <w:b/>
          <w:bCs/>
          <w:sz w:val="28"/>
          <w:szCs w:val="28"/>
          <w:lang w:val="en-US"/>
        </w:rPr>
      </w:pPr>
    </w:p>
    <w:p w14:paraId="35DFC8F0" w14:textId="77777777" w:rsidR="009B1D27" w:rsidRDefault="009B1D27" w:rsidP="009B1D27">
      <w:pPr>
        <w:rPr>
          <w:ins w:id="1009" w:author="Prakash Singh Kshatreeya" w:date="2026-02-22T09:39:00Z"/>
          <w:b/>
          <w:bCs/>
          <w:sz w:val="28"/>
          <w:szCs w:val="28"/>
          <w:lang w:val="en-US"/>
        </w:rPr>
      </w:pPr>
    </w:p>
    <w:p w14:paraId="7CAF2979" w14:textId="77777777" w:rsidR="009B1D27" w:rsidRDefault="009B1D27" w:rsidP="009B1D27">
      <w:pPr>
        <w:rPr>
          <w:ins w:id="1010" w:author="Prakash Singh Kshatreeya" w:date="2026-02-22T09:39:00Z"/>
          <w:b/>
          <w:bCs/>
          <w:sz w:val="28"/>
          <w:szCs w:val="28"/>
          <w:lang w:val="en-US"/>
        </w:rPr>
      </w:pPr>
    </w:p>
    <w:p w14:paraId="772A8730" w14:textId="77777777" w:rsidR="009B1D27" w:rsidRDefault="009B1D27" w:rsidP="009B1D27">
      <w:pPr>
        <w:rPr>
          <w:ins w:id="1011" w:author="Prakash Singh Kshatreeya" w:date="2026-02-22T09:39:00Z"/>
          <w:b/>
          <w:bCs/>
          <w:sz w:val="28"/>
          <w:szCs w:val="28"/>
          <w:lang w:val="en-US"/>
        </w:rPr>
      </w:pPr>
    </w:p>
    <w:p w14:paraId="3CAE028C" w14:textId="77777777" w:rsidR="009B1D27" w:rsidRDefault="009B1D27" w:rsidP="009B1D27">
      <w:pPr>
        <w:rPr>
          <w:ins w:id="1012" w:author="Prakash Singh Kshatreeya" w:date="2026-02-22T09:39:00Z"/>
          <w:b/>
          <w:bCs/>
          <w:sz w:val="28"/>
          <w:szCs w:val="28"/>
          <w:lang w:val="en-US"/>
        </w:rPr>
      </w:pPr>
    </w:p>
    <w:p w14:paraId="4AD3FCE1" w14:textId="77777777" w:rsidR="009B1D27" w:rsidRDefault="009B1D27" w:rsidP="009B1D27">
      <w:pPr>
        <w:rPr>
          <w:ins w:id="1013" w:author="Prakash Singh Kshatreeya" w:date="2026-02-22T09:39:00Z"/>
          <w:b/>
          <w:bCs/>
          <w:sz w:val="28"/>
          <w:szCs w:val="28"/>
          <w:lang w:val="en-US"/>
        </w:rPr>
      </w:pPr>
    </w:p>
    <w:p w14:paraId="34A5C205" w14:textId="77777777" w:rsidR="009B1D27" w:rsidRDefault="009B1D27" w:rsidP="009B1D27">
      <w:pPr>
        <w:rPr>
          <w:ins w:id="1014" w:author="Prakash Singh Kshatreeya" w:date="2026-02-22T09:39:00Z"/>
          <w:b/>
          <w:bCs/>
          <w:sz w:val="28"/>
          <w:szCs w:val="28"/>
          <w:lang w:val="en-US"/>
        </w:rPr>
      </w:pPr>
    </w:p>
    <w:p w14:paraId="34719CC0" w14:textId="77777777" w:rsidR="009B1D27" w:rsidRDefault="009B1D27" w:rsidP="009B1D27">
      <w:pPr>
        <w:rPr>
          <w:ins w:id="1015" w:author="Prakash Singh Kshatreeya" w:date="2026-02-22T09:39:00Z"/>
          <w:b/>
          <w:bCs/>
          <w:sz w:val="28"/>
          <w:szCs w:val="28"/>
          <w:lang w:val="en-US"/>
        </w:rPr>
      </w:pPr>
    </w:p>
    <w:p w14:paraId="459C4FF3" w14:textId="77777777" w:rsidR="009B1D27" w:rsidRDefault="009B1D27" w:rsidP="009B1D27">
      <w:pPr>
        <w:rPr>
          <w:ins w:id="1016" w:author="Prakash Singh Kshatreeya" w:date="2026-02-22T09:39:00Z"/>
          <w:b/>
          <w:bCs/>
          <w:sz w:val="28"/>
          <w:szCs w:val="28"/>
          <w:lang w:val="en-US"/>
        </w:rPr>
      </w:pPr>
    </w:p>
    <w:p w14:paraId="50DCB3F0" w14:textId="77777777" w:rsidR="009B1D27" w:rsidRDefault="009B1D27" w:rsidP="009B1D27">
      <w:pPr>
        <w:rPr>
          <w:ins w:id="1017" w:author="Prakash Singh Kshatreeya" w:date="2026-02-22T09:39:00Z"/>
          <w:b/>
          <w:bCs/>
          <w:sz w:val="28"/>
          <w:szCs w:val="28"/>
          <w:lang w:val="en-US"/>
        </w:rPr>
      </w:pPr>
    </w:p>
    <w:p w14:paraId="55BE8EC3" w14:textId="77777777" w:rsidR="009B1D27" w:rsidRDefault="009B1D27" w:rsidP="009B1D27">
      <w:pPr>
        <w:rPr>
          <w:ins w:id="1018" w:author="Prakash Singh Kshatreeya" w:date="2026-02-22T09:39:00Z"/>
          <w:b/>
          <w:bCs/>
          <w:sz w:val="28"/>
          <w:szCs w:val="28"/>
          <w:lang w:val="en-US"/>
        </w:rPr>
      </w:pPr>
    </w:p>
    <w:p w14:paraId="7A1EFC66" w14:textId="0CACF3B0" w:rsidR="009B1D27" w:rsidRDefault="009B1D27" w:rsidP="009B1D27">
      <w:pPr>
        <w:rPr>
          <w:ins w:id="1019" w:author="Prakash Singh Kshatreeya" w:date="2026-02-22T10:10:00Z"/>
          <w:b/>
          <w:bCs/>
          <w:sz w:val="28"/>
          <w:szCs w:val="28"/>
          <w:lang w:val="en-US"/>
        </w:rPr>
      </w:pPr>
      <w:proofErr w:type="gramStart"/>
      <w:ins w:id="1020" w:author="Prakash Singh Kshatreeya" w:date="2026-02-22T09:39:00Z">
        <w:r>
          <w:rPr>
            <w:b/>
            <w:bCs/>
            <w:sz w:val="28"/>
            <w:szCs w:val="28"/>
            <w:lang w:val="en-US"/>
          </w:rPr>
          <w:lastRenderedPageBreak/>
          <w:t xml:space="preserve">What  </w:t>
        </w:r>
      </w:ins>
      <w:ins w:id="1021" w:author="Prakash Singh Kshatreeya" w:date="2026-02-22T09:40:00Z">
        <w:r>
          <w:rPr>
            <w:b/>
            <w:bCs/>
            <w:sz w:val="28"/>
            <w:szCs w:val="28"/>
            <w:lang w:val="en-US"/>
          </w:rPr>
          <w:t>is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 Function:- </w:t>
        </w:r>
      </w:ins>
      <w:ins w:id="1022" w:author="Prakash Singh Kshatreeya" w:date="2026-02-22T10:10:00Z">
        <w:r w:rsidR="00B1379F">
          <w:rPr>
            <w:b/>
            <w:bCs/>
            <w:sz w:val="28"/>
            <w:szCs w:val="28"/>
            <w:lang w:val="en-US"/>
          </w:rPr>
          <w:t xml:space="preserve"> </w:t>
        </w:r>
      </w:ins>
    </w:p>
    <w:p w14:paraId="139B0309" w14:textId="150AF1EB" w:rsidR="00B1379F" w:rsidRDefault="00B1379F" w:rsidP="00B1379F">
      <w:pPr>
        <w:pStyle w:val="ListParagraph"/>
        <w:numPr>
          <w:ilvl w:val="0"/>
          <w:numId w:val="1"/>
        </w:numPr>
        <w:rPr>
          <w:ins w:id="1023" w:author="Prakash Singh Kshatreeya" w:date="2026-02-22T10:12:00Z"/>
          <w:b/>
          <w:bCs/>
          <w:sz w:val="28"/>
          <w:szCs w:val="28"/>
          <w:lang w:val="en-US"/>
        </w:rPr>
      </w:pPr>
      <w:ins w:id="1024" w:author="Prakash Singh Kshatreeya" w:date="2026-02-22T10:11:00Z">
        <w:r w:rsidRPr="00B1379F">
          <w:rPr>
            <w:sz w:val="28"/>
            <w:szCs w:val="28"/>
            <w:lang w:val="en-US"/>
            <w:rPrChange w:id="1025" w:author="Prakash Singh Kshatreeya" w:date="2026-02-22T10:12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Think of function like a bunch of code wrapped up into a nice little package that we can recall at any </w:t>
        </w:r>
        <w:proofErr w:type="gramStart"/>
        <w:r w:rsidRPr="00B1379F">
          <w:rPr>
            <w:sz w:val="28"/>
            <w:szCs w:val="28"/>
            <w:lang w:val="en-US"/>
            <w:rPrChange w:id="1026" w:author="Prakash Singh Kshatreeya" w:date="2026-02-22T10:12:00Z">
              <w:rPr>
                <w:b/>
                <w:bCs/>
                <w:sz w:val="28"/>
                <w:szCs w:val="28"/>
                <w:lang w:val="en-US"/>
              </w:rPr>
            </w:rPrChange>
          </w:rPr>
          <w:t>point .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 Shri</w:t>
        </w:r>
      </w:ins>
      <w:ins w:id="1027" w:author="Prakash Singh Kshatreeya" w:date="2026-02-22T10:12:00Z">
        <w:r>
          <w:rPr>
            <w:b/>
            <w:bCs/>
            <w:sz w:val="28"/>
            <w:szCs w:val="28"/>
            <w:lang w:val="en-US"/>
          </w:rPr>
          <w:t>nking down a bunch of code and making it reusable</w:t>
        </w:r>
      </w:ins>
    </w:p>
    <w:p w14:paraId="3F1FB427" w14:textId="59740D01" w:rsidR="00B1379F" w:rsidRDefault="00B1379F" w:rsidP="00B1379F">
      <w:pPr>
        <w:pStyle w:val="ListParagraph"/>
        <w:numPr>
          <w:ilvl w:val="0"/>
          <w:numId w:val="3"/>
        </w:numPr>
        <w:rPr>
          <w:ins w:id="1028" w:author="Prakash Singh Kshatreeya" w:date="2026-02-22T10:12:00Z"/>
          <w:b/>
          <w:bCs/>
          <w:sz w:val="28"/>
          <w:szCs w:val="28"/>
          <w:lang w:val="en-US"/>
        </w:rPr>
      </w:pPr>
      <w:ins w:id="1029" w:author="Prakash Singh Kshatreeya" w:date="2026-02-22T10:12:00Z">
        <w:r>
          <w:rPr>
            <w:b/>
            <w:bCs/>
            <w:sz w:val="28"/>
            <w:szCs w:val="28"/>
            <w:lang w:val="en-US"/>
          </w:rPr>
          <w:t>A process for executing a task</w:t>
        </w:r>
      </w:ins>
    </w:p>
    <w:p w14:paraId="6AB2341A" w14:textId="6F73643A" w:rsidR="00B1379F" w:rsidRDefault="00B1379F" w:rsidP="00B1379F">
      <w:pPr>
        <w:pStyle w:val="ListParagraph"/>
        <w:numPr>
          <w:ilvl w:val="0"/>
          <w:numId w:val="3"/>
        </w:numPr>
        <w:rPr>
          <w:ins w:id="1030" w:author="Prakash Singh Kshatreeya" w:date="2026-02-22T10:13:00Z"/>
          <w:b/>
          <w:bCs/>
          <w:sz w:val="28"/>
          <w:szCs w:val="28"/>
          <w:lang w:val="en-US"/>
        </w:rPr>
      </w:pPr>
      <w:ins w:id="1031" w:author="Prakash Singh Kshatreeya" w:date="2026-02-22T10:12:00Z">
        <w:r>
          <w:rPr>
            <w:b/>
            <w:bCs/>
            <w:sz w:val="28"/>
            <w:szCs w:val="28"/>
            <w:lang w:val="en-US"/>
          </w:rPr>
          <w:t>It can accept i</w:t>
        </w:r>
      </w:ins>
      <w:ins w:id="1032" w:author="Prakash Singh Kshatreeya" w:date="2026-02-22T10:13:00Z">
        <w:r>
          <w:rPr>
            <w:b/>
            <w:bCs/>
            <w:sz w:val="28"/>
            <w:szCs w:val="28"/>
            <w:lang w:val="en-US"/>
          </w:rPr>
          <w:t>nput and return an output</w:t>
        </w:r>
      </w:ins>
    </w:p>
    <w:p w14:paraId="2C5F6633" w14:textId="50A3EAA4" w:rsidR="00B1379F" w:rsidRDefault="00B1379F" w:rsidP="00B1379F">
      <w:pPr>
        <w:pStyle w:val="ListParagraph"/>
        <w:numPr>
          <w:ilvl w:val="0"/>
          <w:numId w:val="3"/>
        </w:numPr>
        <w:rPr>
          <w:ins w:id="1033" w:author="Prakash Singh Kshatreeya" w:date="2026-02-22T10:14:00Z"/>
          <w:b/>
          <w:bCs/>
          <w:sz w:val="28"/>
          <w:szCs w:val="28"/>
          <w:lang w:val="en-US"/>
        </w:rPr>
      </w:pPr>
      <w:ins w:id="1034" w:author="Prakash Singh Kshatreeya" w:date="2026-02-22T10:13:00Z">
        <w:r>
          <w:rPr>
            <w:b/>
            <w:bCs/>
            <w:sz w:val="28"/>
            <w:szCs w:val="28"/>
            <w:lang w:val="en-US"/>
          </w:rPr>
          <w:t>Useful for executing similar procedures over and over</w:t>
        </w:r>
      </w:ins>
    </w:p>
    <w:p w14:paraId="216EDE0B" w14:textId="60AC3FF2" w:rsidR="00B1379F" w:rsidRDefault="00B1379F" w:rsidP="00B1379F">
      <w:pPr>
        <w:rPr>
          <w:ins w:id="1035" w:author="Prakash Singh Kshatreeya" w:date="2026-02-22T10:14:00Z"/>
          <w:b/>
          <w:bCs/>
          <w:sz w:val="28"/>
          <w:szCs w:val="28"/>
          <w:lang w:val="en-US"/>
        </w:rPr>
      </w:pPr>
      <w:ins w:id="1036" w:author="Prakash Singh Kshatreeya" w:date="2026-02-22T10:14:00Z">
        <w:r>
          <w:rPr>
            <w:b/>
            <w:bCs/>
            <w:sz w:val="28"/>
            <w:szCs w:val="28"/>
            <w:lang w:val="en-US"/>
          </w:rPr>
          <w:t xml:space="preserve">Why use </w:t>
        </w:r>
        <w:proofErr w:type="gramStart"/>
        <w:r>
          <w:rPr>
            <w:b/>
            <w:bCs/>
            <w:sz w:val="28"/>
            <w:szCs w:val="28"/>
            <w:lang w:val="en-US"/>
          </w:rPr>
          <w:t>function :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- </w:t>
        </w:r>
      </w:ins>
    </w:p>
    <w:p w14:paraId="5FA8F3C3" w14:textId="2DB2C9BF" w:rsidR="00B1379F" w:rsidRPr="00B1379F" w:rsidRDefault="00B1379F" w:rsidP="00B1379F">
      <w:pPr>
        <w:pStyle w:val="ListParagraph"/>
        <w:numPr>
          <w:ilvl w:val="0"/>
          <w:numId w:val="1"/>
        </w:numPr>
        <w:rPr>
          <w:ins w:id="1037" w:author="Prakash Singh Kshatreeya" w:date="2026-02-22T10:15:00Z"/>
          <w:b/>
          <w:bCs/>
          <w:sz w:val="28"/>
          <w:szCs w:val="28"/>
          <w:lang w:val="en-US"/>
          <w:rPrChange w:id="1038" w:author="Prakash Singh Kshatreeya" w:date="2026-02-22T10:15:00Z">
            <w:rPr>
              <w:ins w:id="1039" w:author="Prakash Singh Kshatreeya" w:date="2026-02-22T10:15:00Z"/>
              <w:sz w:val="28"/>
              <w:szCs w:val="28"/>
              <w:lang w:val="en-US"/>
            </w:rPr>
          </w:rPrChange>
        </w:rPr>
      </w:pPr>
      <w:ins w:id="1040" w:author="Prakash Singh Kshatreeya" w:date="2026-02-22T10:14:00Z">
        <w:r>
          <w:rPr>
            <w:sz w:val="28"/>
            <w:szCs w:val="28"/>
            <w:lang w:val="en-US"/>
          </w:rPr>
          <w:t>Help our code stay DRY</w:t>
        </w:r>
      </w:ins>
      <w:ins w:id="1041" w:author="Prakash Singh Kshatreeya" w:date="2026-02-22T10:15:00Z">
        <w:r>
          <w:rPr>
            <w:sz w:val="28"/>
            <w:szCs w:val="28"/>
            <w:lang w:val="en-US"/>
          </w:rPr>
          <w:t xml:space="preserve"> – don’t repeat yourself</w:t>
        </w:r>
      </w:ins>
    </w:p>
    <w:p w14:paraId="6EEA8F02" w14:textId="51200C11" w:rsidR="00B1379F" w:rsidRPr="00B1379F" w:rsidRDefault="00B1379F" w:rsidP="00B1379F">
      <w:pPr>
        <w:pStyle w:val="ListParagraph"/>
        <w:numPr>
          <w:ilvl w:val="0"/>
          <w:numId w:val="1"/>
        </w:numPr>
        <w:rPr>
          <w:ins w:id="1042" w:author="Prakash Singh Kshatreeya" w:date="2026-02-22T10:15:00Z"/>
          <w:b/>
          <w:bCs/>
          <w:sz w:val="28"/>
          <w:szCs w:val="28"/>
          <w:lang w:val="en-US"/>
          <w:rPrChange w:id="1043" w:author="Prakash Singh Kshatreeya" w:date="2026-02-22T10:15:00Z">
            <w:rPr>
              <w:ins w:id="1044" w:author="Prakash Singh Kshatreeya" w:date="2026-02-22T10:15:00Z"/>
              <w:sz w:val="28"/>
              <w:szCs w:val="28"/>
              <w:lang w:val="en-US"/>
            </w:rPr>
          </w:rPrChange>
        </w:rPr>
      </w:pPr>
      <w:ins w:id="1045" w:author="Prakash Singh Kshatreeya" w:date="2026-02-22T10:15:00Z">
        <w:r>
          <w:rPr>
            <w:sz w:val="28"/>
            <w:szCs w:val="28"/>
            <w:lang w:val="en-US"/>
          </w:rPr>
          <w:t>Clean up and prevent code duplication</w:t>
        </w:r>
      </w:ins>
    </w:p>
    <w:p w14:paraId="1BBC3A5F" w14:textId="0A367EB1" w:rsidR="00B1379F" w:rsidRPr="00B1379F" w:rsidRDefault="00B1379F" w:rsidP="00B1379F">
      <w:pPr>
        <w:pStyle w:val="ListParagraph"/>
        <w:numPr>
          <w:ilvl w:val="0"/>
          <w:numId w:val="1"/>
        </w:numPr>
        <w:rPr>
          <w:ins w:id="1046" w:author="Prakash Singh Kshatreeya" w:date="2026-02-22T10:15:00Z"/>
          <w:b/>
          <w:bCs/>
          <w:sz w:val="28"/>
          <w:szCs w:val="28"/>
          <w:lang w:val="en-US"/>
          <w:rPrChange w:id="1047" w:author="Prakash Singh Kshatreeya" w:date="2026-02-22T10:15:00Z">
            <w:rPr>
              <w:ins w:id="1048" w:author="Prakash Singh Kshatreeya" w:date="2026-02-22T10:15:00Z"/>
              <w:sz w:val="28"/>
              <w:szCs w:val="28"/>
              <w:lang w:val="en-US"/>
            </w:rPr>
          </w:rPrChange>
        </w:rPr>
      </w:pPr>
      <w:ins w:id="1049" w:author="Prakash Singh Kshatreeya" w:date="2026-02-22T10:15:00Z">
        <w:r>
          <w:rPr>
            <w:sz w:val="28"/>
            <w:szCs w:val="28"/>
            <w:lang w:val="en-US"/>
          </w:rPr>
          <w:t xml:space="preserve">Abstract away code for other users </w:t>
        </w:r>
      </w:ins>
    </w:p>
    <w:p w14:paraId="4AD0E31F" w14:textId="71567668" w:rsidR="00B1379F" w:rsidRPr="00B1379F" w:rsidRDefault="00B1379F" w:rsidP="00B1379F">
      <w:pPr>
        <w:pStyle w:val="ListParagraph"/>
        <w:numPr>
          <w:ilvl w:val="0"/>
          <w:numId w:val="3"/>
        </w:numPr>
        <w:rPr>
          <w:ins w:id="1050" w:author="Prakash Singh Kshatreeya" w:date="2026-02-22T10:16:00Z"/>
          <w:b/>
          <w:bCs/>
          <w:sz w:val="28"/>
          <w:szCs w:val="28"/>
          <w:lang w:val="en-US"/>
          <w:rPrChange w:id="1051" w:author="Prakash Singh Kshatreeya" w:date="2026-02-22T10:16:00Z">
            <w:rPr>
              <w:ins w:id="1052" w:author="Prakash Singh Kshatreeya" w:date="2026-02-22T10:16:00Z"/>
              <w:sz w:val="28"/>
              <w:szCs w:val="28"/>
              <w:lang w:val="en-US"/>
            </w:rPr>
          </w:rPrChange>
        </w:rPr>
      </w:pPr>
      <w:ins w:id="1053" w:author="Prakash Singh Kshatreeya" w:date="2026-02-22T10:15:00Z">
        <w:r>
          <w:rPr>
            <w:sz w:val="28"/>
            <w:szCs w:val="28"/>
            <w:lang w:val="en-US"/>
          </w:rPr>
          <w:t>Imagine if you ha</w:t>
        </w:r>
      </w:ins>
      <w:ins w:id="1054" w:author="Prakash Singh Kshatreeya" w:date="2026-02-22T10:16:00Z">
        <w:r>
          <w:rPr>
            <w:sz w:val="28"/>
            <w:szCs w:val="28"/>
            <w:lang w:val="en-US"/>
          </w:rPr>
          <w:t xml:space="preserve">d to rewrite the </w:t>
        </w:r>
        <w:proofErr w:type="gramStart"/>
        <w:r>
          <w:rPr>
            <w:sz w:val="28"/>
            <w:szCs w:val="28"/>
            <w:lang w:val="en-US"/>
          </w:rPr>
          <w:t>print(</w:t>
        </w:r>
        <w:proofErr w:type="gramEnd"/>
        <w:r>
          <w:rPr>
            <w:sz w:val="28"/>
            <w:szCs w:val="28"/>
            <w:lang w:val="en-US"/>
          </w:rPr>
          <w:t>) function for every program you wrote.</w:t>
        </w:r>
      </w:ins>
    </w:p>
    <w:p w14:paraId="24B2C7BC" w14:textId="5321F8ED" w:rsidR="00B1379F" w:rsidRPr="00B1379F" w:rsidRDefault="00B1379F" w:rsidP="00B1379F">
      <w:pPr>
        <w:pStyle w:val="ListParagraph"/>
        <w:numPr>
          <w:ilvl w:val="0"/>
          <w:numId w:val="3"/>
        </w:numPr>
        <w:rPr>
          <w:ins w:id="1055" w:author="Prakash Singh Kshatreeya" w:date="2026-02-22T10:16:00Z"/>
          <w:b/>
          <w:bCs/>
          <w:sz w:val="28"/>
          <w:szCs w:val="28"/>
          <w:lang w:val="en-US"/>
          <w:rPrChange w:id="1056" w:author="Prakash Singh Kshatreeya" w:date="2026-02-22T10:16:00Z">
            <w:rPr>
              <w:ins w:id="1057" w:author="Prakash Singh Kshatreeya" w:date="2026-02-22T10:16:00Z"/>
              <w:sz w:val="28"/>
              <w:szCs w:val="28"/>
              <w:lang w:val="en-US"/>
            </w:rPr>
          </w:rPrChange>
        </w:rPr>
      </w:pPr>
      <w:ins w:id="1058" w:author="Prakash Singh Kshatreeya" w:date="2026-02-22T10:16:00Z">
        <w:r>
          <w:rPr>
            <w:sz w:val="28"/>
            <w:szCs w:val="28"/>
            <w:lang w:val="en-US"/>
          </w:rPr>
          <w:t xml:space="preserve">We can do the same fi we are </w:t>
        </w:r>
      </w:ins>
    </w:p>
    <w:p w14:paraId="2471D76C" w14:textId="2ADCBD8A" w:rsidR="00B1379F" w:rsidRDefault="00B1379F" w:rsidP="00B1379F">
      <w:pPr>
        <w:rPr>
          <w:ins w:id="1059" w:author="Prakash Singh Kshatreeya" w:date="2026-02-22T10:17:00Z"/>
          <w:b/>
          <w:bCs/>
          <w:sz w:val="28"/>
          <w:szCs w:val="28"/>
          <w:lang w:val="en-US"/>
        </w:rPr>
      </w:pPr>
      <w:ins w:id="1060" w:author="Prakash Singh Kshatreeya" w:date="2026-02-22T10:16:00Z">
        <w:r>
          <w:rPr>
            <w:b/>
            <w:bCs/>
            <w:sz w:val="28"/>
            <w:szCs w:val="28"/>
            <w:lang w:val="en-US"/>
          </w:rPr>
          <w:t>FUNCTION</w:t>
        </w:r>
      </w:ins>
      <w:ins w:id="1061" w:author="Prakash Singh Kshatreeya" w:date="2026-02-22T10:17:00Z">
        <w:r>
          <w:rPr>
            <w:b/>
            <w:bCs/>
            <w:sz w:val="28"/>
            <w:szCs w:val="28"/>
            <w:lang w:val="en-US"/>
          </w:rPr>
          <w:t xml:space="preserve"> STRUCTURE -:</w:t>
        </w:r>
      </w:ins>
    </w:p>
    <w:p w14:paraId="1DC7118A" w14:textId="76BAF215" w:rsidR="00B1379F" w:rsidRDefault="00B1379F" w:rsidP="00B1379F">
      <w:pPr>
        <w:rPr>
          <w:ins w:id="1062" w:author="Prakash Singh Kshatreeya" w:date="2026-02-22T10:17:00Z"/>
          <w:b/>
          <w:bCs/>
          <w:sz w:val="28"/>
          <w:szCs w:val="28"/>
          <w:lang w:val="en-US"/>
        </w:rPr>
      </w:pPr>
      <w:ins w:id="1063" w:author="Prakash Singh Kshatreeya" w:date="2026-02-22T10:17:00Z">
        <w:r>
          <w:rPr>
            <w:b/>
            <w:bCs/>
            <w:sz w:val="28"/>
            <w:szCs w:val="28"/>
            <w:lang w:val="en-US"/>
          </w:rPr>
          <w:t xml:space="preserve">def </w:t>
        </w:r>
        <w:proofErr w:type="spellStart"/>
        <w:r>
          <w:rPr>
            <w:b/>
            <w:bCs/>
            <w:sz w:val="28"/>
            <w:szCs w:val="28"/>
            <w:lang w:val="en-US"/>
          </w:rPr>
          <w:t>name_of_</w:t>
        </w:r>
        <w:proofErr w:type="gramStart"/>
        <w:r>
          <w:rPr>
            <w:b/>
            <w:bCs/>
            <w:sz w:val="28"/>
            <w:szCs w:val="28"/>
            <w:lang w:val="en-US"/>
          </w:rPr>
          <w:t>function</w:t>
        </w:r>
        <w:proofErr w:type="spellEnd"/>
        <w:r>
          <w:rPr>
            <w:b/>
            <w:bCs/>
            <w:sz w:val="28"/>
            <w:szCs w:val="28"/>
            <w:lang w:val="en-US"/>
          </w:rPr>
          <w:t>(</w:t>
        </w:r>
        <w:proofErr w:type="gramEnd"/>
        <w:r>
          <w:rPr>
            <w:b/>
            <w:bCs/>
            <w:sz w:val="28"/>
            <w:szCs w:val="28"/>
            <w:lang w:val="en-US"/>
          </w:rPr>
          <w:t>):</w:t>
        </w:r>
      </w:ins>
    </w:p>
    <w:p w14:paraId="06E2FF35" w14:textId="02AFE565" w:rsidR="00B1379F" w:rsidRDefault="00B1379F" w:rsidP="00B1379F">
      <w:pPr>
        <w:rPr>
          <w:ins w:id="1064" w:author="Prakash Singh Kshatreeya" w:date="2026-02-22T10:17:00Z"/>
          <w:b/>
          <w:bCs/>
          <w:sz w:val="28"/>
          <w:szCs w:val="28"/>
          <w:lang w:val="en-US"/>
        </w:rPr>
      </w:pPr>
      <w:ins w:id="1065" w:author="Prakash Singh Kshatreeya" w:date="2026-02-22T10:17:00Z">
        <w:r>
          <w:rPr>
            <w:b/>
            <w:bCs/>
            <w:sz w:val="28"/>
            <w:szCs w:val="28"/>
            <w:lang w:val="en-US"/>
          </w:rPr>
          <w:tab/>
          <w:t>#block of runnable code</w:t>
        </w:r>
      </w:ins>
    </w:p>
    <w:p w14:paraId="6A95F67C" w14:textId="119CA263" w:rsidR="00B1379F" w:rsidRDefault="00B1379F" w:rsidP="00B1379F">
      <w:pPr>
        <w:rPr>
          <w:ins w:id="1066" w:author="Prakash Singh Kshatreeya" w:date="2026-02-22T10:18:00Z"/>
          <w:b/>
          <w:bCs/>
          <w:sz w:val="28"/>
          <w:szCs w:val="28"/>
          <w:lang w:val="en-US"/>
        </w:rPr>
      </w:pPr>
      <w:proofErr w:type="gramStart"/>
      <w:ins w:id="1067" w:author="Prakash Singh Kshatreeya" w:date="2026-02-22T10:18:00Z">
        <w:r>
          <w:rPr>
            <w:b/>
            <w:bCs/>
            <w:sz w:val="28"/>
            <w:szCs w:val="28"/>
            <w:lang w:val="en-US"/>
          </w:rPr>
          <w:t>d</w:t>
        </w:r>
      </w:ins>
      <w:ins w:id="1068" w:author="Prakash Singh Kshatreeya" w:date="2026-02-22T10:17:00Z">
        <w:r>
          <w:rPr>
            <w:b/>
            <w:bCs/>
            <w:sz w:val="28"/>
            <w:szCs w:val="28"/>
            <w:lang w:val="en-US"/>
          </w:rPr>
          <w:t>ef</w:t>
        </w:r>
      </w:ins>
      <w:ins w:id="1069" w:author="Prakash Singh Kshatreeya" w:date="2026-02-22T10:18:00Z">
        <w:r>
          <w:rPr>
            <w:b/>
            <w:bCs/>
            <w:sz w:val="28"/>
            <w:szCs w:val="28"/>
            <w:lang w:val="en-US"/>
          </w:rPr>
          <w:t xml:space="preserve">  </w:t>
        </w:r>
        <w:proofErr w:type="spellStart"/>
        <w:r>
          <w:rPr>
            <w:b/>
            <w:bCs/>
            <w:sz w:val="28"/>
            <w:szCs w:val="28"/>
            <w:lang w:val="en-US"/>
          </w:rPr>
          <w:t>say</w:t>
        </w:r>
        <w:proofErr w:type="gramEnd"/>
        <w:r>
          <w:rPr>
            <w:b/>
            <w:bCs/>
            <w:sz w:val="28"/>
            <w:szCs w:val="28"/>
            <w:lang w:val="en-US"/>
          </w:rPr>
          <w:t>_hello</w:t>
        </w:r>
        <w:proofErr w:type="spellEnd"/>
        <w:r>
          <w:rPr>
            <w:b/>
            <w:bCs/>
            <w:sz w:val="28"/>
            <w:szCs w:val="28"/>
            <w:lang w:val="en-US"/>
          </w:rPr>
          <w:t>():</w:t>
        </w:r>
      </w:ins>
    </w:p>
    <w:p w14:paraId="2030B01C" w14:textId="43C3865D" w:rsidR="00B1379F" w:rsidRDefault="00B1379F" w:rsidP="00B1379F">
      <w:pPr>
        <w:rPr>
          <w:ins w:id="1070" w:author="Prakash Singh Kshatreeya" w:date="2026-02-22T10:18:00Z"/>
          <w:b/>
          <w:bCs/>
          <w:sz w:val="28"/>
          <w:szCs w:val="28"/>
          <w:lang w:val="en-US"/>
        </w:rPr>
      </w:pPr>
      <w:ins w:id="1071" w:author="Prakash Singh Kshatreeya" w:date="2026-02-22T10:18:00Z">
        <w:r>
          <w:rPr>
            <w:b/>
            <w:bCs/>
            <w:sz w:val="28"/>
            <w:szCs w:val="28"/>
            <w:lang w:val="en-US"/>
          </w:rPr>
          <w:tab/>
          <w:t>print(‘hello’)</w:t>
        </w:r>
      </w:ins>
    </w:p>
    <w:p w14:paraId="0F3D3E7B" w14:textId="6E2C2CCD" w:rsidR="00B1379F" w:rsidRDefault="00B1379F" w:rsidP="00B1379F">
      <w:pPr>
        <w:rPr>
          <w:ins w:id="1072" w:author="Prakash Singh Kshatreeya" w:date="2026-02-22T10:18:00Z"/>
          <w:b/>
          <w:bCs/>
          <w:sz w:val="28"/>
          <w:szCs w:val="28"/>
          <w:lang w:val="en-US"/>
        </w:rPr>
      </w:pPr>
      <w:proofErr w:type="spellStart"/>
      <w:ins w:id="1073" w:author="Prakash Singh Kshatreeya" w:date="2026-02-22T10:18:00Z">
        <w:r>
          <w:rPr>
            <w:b/>
            <w:bCs/>
            <w:sz w:val="28"/>
            <w:szCs w:val="28"/>
            <w:lang w:val="en-US"/>
          </w:rPr>
          <w:t>say_</w:t>
        </w:r>
        <w:proofErr w:type="gramStart"/>
        <w:r>
          <w:rPr>
            <w:b/>
            <w:bCs/>
            <w:sz w:val="28"/>
            <w:szCs w:val="28"/>
            <w:lang w:val="en-US"/>
          </w:rPr>
          <w:t>hello</w:t>
        </w:r>
        <w:proofErr w:type="spellEnd"/>
        <w:r>
          <w:rPr>
            <w:b/>
            <w:bCs/>
            <w:sz w:val="28"/>
            <w:szCs w:val="28"/>
            <w:lang w:val="en-US"/>
          </w:rPr>
          <w:t>(</w:t>
        </w:r>
        <w:proofErr w:type="gramEnd"/>
        <w:r>
          <w:rPr>
            <w:b/>
            <w:bCs/>
            <w:sz w:val="28"/>
            <w:szCs w:val="28"/>
            <w:lang w:val="en-US"/>
          </w:rPr>
          <w:t>)</w:t>
        </w:r>
      </w:ins>
    </w:p>
    <w:p w14:paraId="7F0A29BA" w14:textId="036F23FD" w:rsidR="00B1379F" w:rsidRDefault="00B1379F" w:rsidP="00B1379F">
      <w:pPr>
        <w:rPr>
          <w:ins w:id="1074" w:author="Prakash Singh Kshatreeya" w:date="2026-02-22T10:56:00Z"/>
          <w:b/>
          <w:bCs/>
          <w:sz w:val="28"/>
          <w:szCs w:val="28"/>
          <w:lang w:val="en-US"/>
        </w:rPr>
      </w:pPr>
      <w:ins w:id="1075" w:author="Prakash Singh Kshatreeya" w:date="2026-02-22T10:18:00Z">
        <w:r>
          <w:rPr>
            <w:b/>
            <w:bCs/>
            <w:sz w:val="28"/>
            <w:szCs w:val="28"/>
            <w:lang w:val="en-US"/>
          </w:rPr>
          <w:t>#hello</w:t>
        </w:r>
      </w:ins>
    </w:p>
    <w:p w14:paraId="467BE71A" w14:textId="77777777" w:rsidR="00C47948" w:rsidRDefault="00C47948" w:rsidP="00B1379F">
      <w:pPr>
        <w:rPr>
          <w:ins w:id="1076" w:author="Prakash Singh Kshatreeya" w:date="2026-02-22T10:56:00Z"/>
          <w:b/>
          <w:bCs/>
          <w:sz w:val="28"/>
          <w:szCs w:val="28"/>
          <w:lang w:val="en-US"/>
        </w:rPr>
      </w:pPr>
    </w:p>
    <w:p w14:paraId="4211FC0C" w14:textId="310AB7BE" w:rsidR="00C47948" w:rsidRDefault="00715BEF" w:rsidP="00B1379F">
      <w:pPr>
        <w:rPr>
          <w:ins w:id="1077" w:author="Prakash Singh Kshatreeya" w:date="2026-02-22T10:57:00Z"/>
          <w:b/>
          <w:bCs/>
          <w:sz w:val="28"/>
          <w:szCs w:val="28"/>
          <w:lang w:val="en-US"/>
        </w:rPr>
      </w:pPr>
      <w:ins w:id="1078" w:author="Prakash Singh Kshatreeya" w:date="2026-02-22T10:57:00Z">
        <w:r>
          <w:rPr>
            <w:b/>
            <w:bCs/>
            <w:sz w:val="28"/>
            <w:szCs w:val="28"/>
            <w:lang w:val="en-US"/>
          </w:rPr>
          <w:t>RETURNING VALUES FROM FUNCTIONS -:</w:t>
        </w:r>
      </w:ins>
    </w:p>
    <w:p w14:paraId="5E903D3E" w14:textId="11623E73" w:rsidR="00715BEF" w:rsidRDefault="00715BEF" w:rsidP="00B1379F">
      <w:pPr>
        <w:rPr>
          <w:ins w:id="1079" w:author="Prakash Singh Kshatreeya" w:date="2026-02-22T10:57:00Z"/>
          <w:b/>
          <w:bCs/>
          <w:sz w:val="28"/>
          <w:szCs w:val="28"/>
          <w:lang w:val="en-US"/>
        </w:rPr>
      </w:pPr>
      <w:ins w:id="1080" w:author="Prakash Singh Kshatreeya" w:date="2026-02-22T10:57:00Z">
        <w:r>
          <w:rPr>
            <w:b/>
            <w:bCs/>
            <w:sz w:val="28"/>
            <w:szCs w:val="28"/>
            <w:lang w:val="en-US"/>
          </w:rPr>
          <w:t>We use the return keyword.</w:t>
        </w:r>
      </w:ins>
    </w:p>
    <w:p w14:paraId="5BF3CD5B" w14:textId="1FEA7051" w:rsidR="00715BEF" w:rsidRDefault="00715BEF" w:rsidP="00B1379F">
      <w:pPr>
        <w:rPr>
          <w:ins w:id="1081" w:author="Prakash Singh Kshatreeya" w:date="2026-02-22T10:57:00Z"/>
          <w:sz w:val="28"/>
          <w:szCs w:val="28"/>
          <w:lang w:val="en-US"/>
        </w:rPr>
      </w:pPr>
      <w:proofErr w:type="gramStart"/>
      <w:ins w:id="1082" w:author="Prakash Singh Kshatreeya" w:date="2026-02-22T10:57:00Z">
        <w:r>
          <w:rPr>
            <w:sz w:val="28"/>
            <w:szCs w:val="28"/>
            <w:lang w:val="en-US"/>
          </w:rPr>
          <w:t xml:space="preserve">def  </w:t>
        </w:r>
        <w:proofErr w:type="spellStart"/>
        <w:r>
          <w:rPr>
            <w:sz w:val="28"/>
            <w:szCs w:val="28"/>
            <w:lang w:val="en-US"/>
          </w:rPr>
          <w:t>say</w:t>
        </w:r>
        <w:proofErr w:type="gramEnd"/>
        <w:r>
          <w:rPr>
            <w:sz w:val="28"/>
            <w:szCs w:val="28"/>
            <w:lang w:val="en-US"/>
          </w:rPr>
          <w:t>_hello</w:t>
        </w:r>
        <w:proofErr w:type="spellEnd"/>
        <w:r>
          <w:rPr>
            <w:sz w:val="28"/>
            <w:szCs w:val="28"/>
            <w:lang w:val="en-US"/>
          </w:rPr>
          <w:t>():</w:t>
        </w:r>
      </w:ins>
      <w:ins w:id="1083" w:author="Prakash Singh Kshatreeya" w:date="2026-02-22T10:58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  <w:t xml:space="preserve">=&gt; it </w:t>
        </w:r>
        <w:proofErr w:type="spellStart"/>
        <w:r>
          <w:rPr>
            <w:sz w:val="28"/>
            <w:szCs w:val="28"/>
            <w:lang w:val="en-US"/>
          </w:rPr>
          <w:t>extis</w:t>
        </w:r>
        <w:proofErr w:type="spellEnd"/>
        <w:r>
          <w:rPr>
            <w:sz w:val="28"/>
            <w:szCs w:val="28"/>
            <w:lang w:val="en-US"/>
          </w:rPr>
          <w:t xml:space="preserve"> the function</w:t>
        </w:r>
      </w:ins>
    </w:p>
    <w:p w14:paraId="3DCF6C5C" w14:textId="3544391B" w:rsidR="00715BEF" w:rsidRDefault="00715BEF" w:rsidP="00715BEF">
      <w:pPr>
        <w:ind w:left="4320" w:hanging="3600"/>
        <w:rPr>
          <w:ins w:id="1084" w:author="Prakash Singh Kshatreeya" w:date="2026-02-22T10:59:00Z"/>
          <w:sz w:val="28"/>
          <w:szCs w:val="28"/>
          <w:lang w:val="en-US"/>
        </w:rPr>
      </w:pPr>
      <w:ins w:id="1085" w:author="Prakash Singh Kshatreeya" w:date="2026-02-22T10:58:00Z">
        <w:r>
          <w:rPr>
            <w:sz w:val="28"/>
            <w:szCs w:val="28"/>
            <w:lang w:val="en-US"/>
          </w:rPr>
          <w:t>return ‘Hello!’</w:t>
        </w:r>
        <w:r>
          <w:rPr>
            <w:sz w:val="28"/>
            <w:szCs w:val="28"/>
            <w:lang w:val="en-US"/>
          </w:rPr>
          <w:tab/>
          <w:t xml:space="preserve">=&gt; </w:t>
        </w:r>
      </w:ins>
      <w:ins w:id="1086" w:author="Prakash Singh Kshatreeya" w:date="2026-02-22T10:59:00Z">
        <w:r>
          <w:rPr>
            <w:sz w:val="28"/>
            <w:szCs w:val="28"/>
            <w:lang w:val="en-US"/>
          </w:rPr>
          <w:t xml:space="preserve">Outputs whatever value is </w:t>
        </w:r>
        <w:proofErr w:type="gramStart"/>
        <w:r>
          <w:rPr>
            <w:sz w:val="28"/>
            <w:szCs w:val="28"/>
            <w:lang w:val="en-US"/>
          </w:rPr>
          <w:t>placed  after</w:t>
        </w:r>
        <w:proofErr w:type="gramEnd"/>
        <w:r>
          <w:rPr>
            <w:sz w:val="28"/>
            <w:szCs w:val="28"/>
            <w:lang w:val="en-US"/>
          </w:rPr>
          <w:t xml:space="preserve"> the return keyword</w:t>
        </w:r>
      </w:ins>
    </w:p>
    <w:p w14:paraId="44D2CB5F" w14:textId="56470228" w:rsidR="00715BEF" w:rsidRDefault="00715BEF" w:rsidP="00715BEF">
      <w:pPr>
        <w:ind w:left="4320" w:hanging="3600"/>
        <w:rPr>
          <w:ins w:id="1087" w:author="Prakash Singh Kshatreeya" w:date="2026-02-22T11:00:00Z"/>
          <w:sz w:val="28"/>
          <w:szCs w:val="28"/>
          <w:lang w:val="en-US"/>
        </w:rPr>
      </w:pPr>
      <w:ins w:id="1088" w:author="Prakash Singh Kshatreeya" w:date="2026-02-22T10:59:00Z">
        <w:r>
          <w:rPr>
            <w:sz w:val="28"/>
            <w:szCs w:val="28"/>
            <w:lang w:val="en-US"/>
          </w:rPr>
          <w:t>greetin</w:t>
        </w:r>
      </w:ins>
      <w:ins w:id="1089" w:author="Prakash Singh Kshatreeya" w:date="2026-02-22T11:00:00Z">
        <w:r>
          <w:rPr>
            <w:sz w:val="28"/>
            <w:szCs w:val="28"/>
            <w:lang w:val="en-US"/>
          </w:rPr>
          <w:t xml:space="preserve">g = </w:t>
        </w:r>
        <w:proofErr w:type="spellStart"/>
        <w:r>
          <w:rPr>
            <w:sz w:val="28"/>
            <w:szCs w:val="28"/>
            <w:lang w:val="en-US"/>
          </w:rPr>
          <w:t>say_</w:t>
        </w:r>
        <w:proofErr w:type="gramStart"/>
        <w:r>
          <w:rPr>
            <w:sz w:val="28"/>
            <w:szCs w:val="28"/>
            <w:lang w:val="en-US"/>
          </w:rPr>
          <w:t>hello</w:t>
        </w:r>
        <w:proofErr w:type="spellEnd"/>
        <w:r>
          <w:rPr>
            <w:sz w:val="28"/>
            <w:szCs w:val="28"/>
            <w:lang w:val="en-US"/>
          </w:rPr>
          <w:t>(</w:t>
        </w:r>
        <w:proofErr w:type="gramEnd"/>
        <w:r>
          <w:rPr>
            <w:sz w:val="28"/>
            <w:szCs w:val="28"/>
            <w:lang w:val="en-US"/>
          </w:rPr>
          <w:t>)</w:t>
        </w:r>
      </w:ins>
    </w:p>
    <w:p w14:paraId="7C5EF0F6" w14:textId="27C042E0" w:rsidR="00715BEF" w:rsidRDefault="00715BEF" w:rsidP="00715BEF">
      <w:pPr>
        <w:ind w:left="4320" w:hanging="3600"/>
        <w:rPr>
          <w:ins w:id="1090" w:author="Prakash Singh Kshatreeya" w:date="2026-02-22T11:00:00Z"/>
          <w:sz w:val="28"/>
          <w:szCs w:val="28"/>
          <w:lang w:val="en-US"/>
        </w:rPr>
      </w:pPr>
      <w:ins w:id="1091" w:author="Prakash Singh Kshatreeya" w:date="2026-02-22T11:00:00Z">
        <w:r>
          <w:rPr>
            <w:sz w:val="28"/>
            <w:szCs w:val="28"/>
            <w:lang w:val="en-US"/>
          </w:rPr>
          <w:lastRenderedPageBreak/>
          <w:t>print(greeting)</w:t>
        </w:r>
      </w:ins>
    </w:p>
    <w:p w14:paraId="762E2299" w14:textId="63FA034D" w:rsidR="00715BEF" w:rsidRDefault="00715BEF" w:rsidP="00715BEF">
      <w:pPr>
        <w:ind w:left="4320" w:hanging="3600"/>
        <w:rPr>
          <w:ins w:id="1092" w:author="Prakash Singh Kshatreeya" w:date="2026-02-22T11:31:00Z"/>
          <w:sz w:val="28"/>
          <w:szCs w:val="28"/>
          <w:lang w:val="en-US"/>
        </w:rPr>
      </w:pPr>
      <w:ins w:id="1093" w:author="Prakash Singh Kshatreeya" w:date="2026-02-22T11:00:00Z">
        <w:r>
          <w:rPr>
            <w:sz w:val="28"/>
            <w:szCs w:val="28"/>
            <w:lang w:val="en-US"/>
          </w:rPr>
          <w:t># Hello</w:t>
        </w:r>
      </w:ins>
    </w:p>
    <w:p w14:paraId="10A2E4CC" w14:textId="77777777" w:rsidR="00BE0966" w:rsidRDefault="00BE0966" w:rsidP="00BE0966">
      <w:pPr>
        <w:rPr>
          <w:ins w:id="1094" w:author="Prakash Singh Kshatreeya" w:date="2026-02-22T11:31:00Z"/>
          <w:sz w:val="28"/>
          <w:szCs w:val="28"/>
          <w:lang w:val="en-US"/>
        </w:rPr>
      </w:pPr>
    </w:p>
    <w:p w14:paraId="4861075F" w14:textId="6DEAFCBA" w:rsidR="00BE0966" w:rsidRPr="00BE0966" w:rsidRDefault="00E107BC" w:rsidP="00BE0966">
      <w:pPr>
        <w:rPr>
          <w:ins w:id="1095" w:author="Prakash Singh Kshatreeya" w:date="2026-02-22T11:31:00Z"/>
          <w:b/>
          <w:bCs/>
          <w:sz w:val="28"/>
          <w:szCs w:val="28"/>
          <w:lang w:val="en-US"/>
          <w:rPrChange w:id="1096" w:author="Prakash Singh Kshatreeya" w:date="2026-02-22T11:44:00Z">
            <w:rPr>
              <w:ins w:id="1097" w:author="Prakash Singh Kshatreeya" w:date="2026-02-22T11:31:00Z"/>
              <w:sz w:val="28"/>
              <w:szCs w:val="28"/>
              <w:lang w:val="en-US"/>
            </w:rPr>
          </w:rPrChange>
        </w:rPr>
      </w:pPr>
      <w:ins w:id="1098" w:author="Prakash Singh Kshatreeya" w:date="2026-02-22T11:44:00Z">
        <w:r>
          <w:rPr>
            <w:b/>
            <w:bCs/>
            <w:sz w:val="28"/>
            <w:szCs w:val="28"/>
            <w:lang w:val="en-US"/>
          </w:rPr>
          <w:t>Parameters</w:t>
        </w:r>
      </w:ins>
      <w:ins w:id="1099" w:author="Prakash Singh Kshatreeya" w:date="2026-02-22T11:31:00Z">
        <w:r w:rsidR="00BE0966" w:rsidRPr="00BE0966">
          <w:rPr>
            <w:b/>
            <w:bCs/>
            <w:sz w:val="28"/>
            <w:szCs w:val="28"/>
            <w:lang w:val="en-US"/>
            <w:rPrChange w:id="1100" w:author="Prakash Singh Kshatreeya" w:date="2026-02-22T11:44:00Z">
              <w:rPr>
                <w:sz w:val="28"/>
                <w:szCs w:val="28"/>
                <w:lang w:val="en-US"/>
              </w:rPr>
            </w:rPrChange>
          </w:rPr>
          <w:t xml:space="preserve">: </w:t>
        </w:r>
      </w:ins>
    </w:p>
    <w:p w14:paraId="7980B846" w14:textId="74B9A485" w:rsidR="00BE0966" w:rsidRDefault="00BE0966" w:rsidP="00BE0966">
      <w:pPr>
        <w:pStyle w:val="ListParagraph"/>
        <w:numPr>
          <w:ilvl w:val="0"/>
          <w:numId w:val="1"/>
        </w:numPr>
        <w:rPr>
          <w:ins w:id="1101" w:author="Prakash Singh Kshatreeya" w:date="2026-02-22T11:32:00Z"/>
          <w:sz w:val="28"/>
          <w:szCs w:val="28"/>
          <w:lang w:val="en-US"/>
        </w:rPr>
      </w:pPr>
      <w:proofErr w:type="gramStart"/>
      <w:ins w:id="1102" w:author="Prakash Singh Kshatreeya" w:date="2026-02-22T11:31:00Z">
        <w:r>
          <w:rPr>
            <w:sz w:val="28"/>
            <w:szCs w:val="28"/>
            <w:lang w:val="en-US"/>
          </w:rPr>
          <w:t xml:space="preserve">def  </w:t>
        </w:r>
      </w:ins>
      <w:ins w:id="1103" w:author="Prakash Singh Kshatreeya" w:date="2026-02-22T11:32:00Z">
        <w:r>
          <w:rPr>
            <w:sz w:val="28"/>
            <w:szCs w:val="28"/>
            <w:lang w:val="en-US"/>
          </w:rPr>
          <w:t>add</w:t>
        </w:r>
        <w:proofErr w:type="gramEnd"/>
        <w:r>
          <w:rPr>
            <w:sz w:val="28"/>
            <w:szCs w:val="28"/>
            <w:lang w:val="en-US"/>
          </w:rPr>
          <w:t>(</w:t>
        </w:r>
        <w:proofErr w:type="spellStart"/>
        <w:r>
          <w:rPr>
            <w:sz w:val="28"/>
            <w:szCs w:val="28"/>
            <w:lang w:val="en-US"/>
          </w:rPr>
          <w:t>a,b</w:t>
        </w:r>
        <w:proofErr w:type="spellEnd"/>
        <w:r>
          <w:rPr>
            <w:sz w:val="28"/>
            <w:szCs w:val="28"/>
            <w:lang w:val="en-US"/>
          </w:rPr>
          <w:t>):</w:t>
        </w:r>
      </w:ins>
    </w:p>
    <w:p w14:paraId="75A345AB" w14:textId="44623C0D" w:rsidR="00BE0966" w:rsidRDefault="00BE0966" w:rsidP="00BE0966">
      <w:pPr>
        <w:pStyle w:val="ListParagraph"/>
        <w:ind w:left="1440"/>
        <w:rPr>
          <w:ins w:id="1104" w:author="Prakash Singh Kshatreeya" w:date="2026-02-22T11:32:00Z"/>
          <w:sz w:val="28"/>
          <w:szCs w:val="28"/>
          <w:lang w:val="en-US"/>
        </w:rPr>
      </w:pPr>
      <w:ins w:id="1105" w:author="Prakash Singh Kshatreeya" w:date="2026-02-22T11:32:00Z">
        <w:r>
          <w:rPr>
            <w:sz w:val="28"/>
            <w:szCs w:val="28"/>
            <w:lang w:val="en-US"/>
          </w:rPr>
          <w:t xml:space="preserve">return </w:t>
        </w:r>
        <w:proofErr w:type="spellStart"/>
        <w:r>
          <w:rPr>
            <w:sz w:val="28"/>
            <w:szCs w:val="28"/>
            <w:lang w:val="en-US"/>
          </w:rPr>
          <w:t>a+b</w:t>
        </w:r>
        <w:proofErr w:type="spellEnd"/>
      </w:ins>
    </w:p>
    <w:p w14:paraId="405D293E" w14:textId="30791000" w:rsidR="00BE0966" w:rsidRDefault="00BE0966" w:rsidP="00BE0966">
      <w:pPr>
        <w:pStyle w:val="ListParagraph"/>
        <w:numPr>
          <w:ilvl w:val="0"/>
          <w:numId w:val="1"/>
        </w:numPr>
        <w:rPr>
          <w:ins w:id="1106" w:author="Prakash Singh Kshatreeya" w:date="2026-02-22T11:32:00Z"/>
          <w:sz w:val="28"/>
          <w:szCs w:val="28"/>
          <w:lang w:val="en-US"/>
        </w:rPr>
      </w:pPr>
      <w:ins w:id="1107" w:author="Prakash Singh Kshatreeya" w:date="2026-02-22T11:32:00Z">
        <w:r>
          <w:rPr>
            <w:sz w:val="28"/>
            <w:szCs w:val="28"/>
            <w:lang w:val="en-US"/>
          </w:rPr>
          <w:t xml:space="preserve">Parameters – variables that are passed to a function </w:t>
        </w:r>
      </w:ins>
    </w:p>
    <w:p w14:paraId="6F9494F6" w14:textId="444AB380" w:rsidR="00BE0966" w:rsidRDefault="00BE0966" w:rsidP="00BE0966">
      <w:pPr>
        <w:pStyle w:val="ListParagraph"/>
        <w:numPr>
          <w:ilvl w:val="0"/>
          <w:numId w:val="3"/>
        </w:numPr>
        <w:rPr>
          <w:ins w:id="1108" w:author="Prakash Singh Kshatreeya" w:date="2026-02-22T11:33:00Z"/>
          <w:sz w:val="28"/>
          <w:szCs w:val="28"/>
          <w:lang w:val="en-US"/>
        </w:rPr>
      </w:pPr>
      <w:ins w:id="1109" w:author="Prakash Singh Kshatreeya" w:date="2026-02-22T11:33:00Z">
        <w:r>
          <w:rPr>
            <w:sz w:val="28"/>
            <w:szCs w:val="28"/>
            <w:lang w:val="en-US"/>
          </w:rPr>
          <w:t>Think of them as placeholders that get assigned when you call the function</w:t>
        </w:r>
      </w:ins>
    </w:p>
    <w:p w14:paraId="27805FC0" w14:textId="1692D4AD" w:rsidR="00BE0966" w:rsidRDefault="00BE0966" w:rsidP="00BE0966">
      <w:pPr>
        <w:pStyle w:val="ListParagraph"/>
        <w:ind w:left="1080"/>
        <w:rPr>
          <w:ins w:id="1110" w:author="Prakash Singh Kshatreeya" w:date="2026-02-22T11:35:00Z"/>
          <w:sz w:val="28"/>
          <w:szCs w:val="28"/>
          <w:lang w:val="en-US"/>
        </w:rPr>
      </w:pPr>
      <w:ins w:id="1111" w:author="Prakash Singh Kshatreeya" w:date="2026-02-22T11:33:00Z">
        <w:r>
          <w:rPr>
            <w:sz w:val="28"/>
            <w:szCs w:val="28"/>
            <w:lang w:val="en-US"/>
          </w:rPr>
          <w:t xml:space="preserve">def </w:t>
        </w:r>
        <w:proofErr w:type="gramStart"/>
        <w:r>
          <w:rPr>
            <w:sz w:val="28"/>
            <w:szCs w:val="28"/>
            <w:lang w:val="en-US"/>
          </w:rPr>
          <w:t>multipl</w:t>
        </w:r>
      </w:ins>
      <w:ins w:id="1112" w:author="Prakash Singh Kshatreeya" w:date="2026-02-22T11:35:00Z">
        <w:r>
          <w:rPr>
            <w:sz w:val="28"/>
            <w:szCs w:val="28"/>
            <w:lang w:val="en-US"/>
          </w:rPr>
          <w:t>y</w:t>
        </w:r>
      </w:ins>
      <w:ins w:id="1113" w:author="Prakash Singh Kshatreeya" w:date="2026-02-22T11:33:00Z">
        <w:r>
          <w:rPr>
            <w:sz w:val="28"/>
            <w:szCs w:val="28"/>
            <w:lang w:val="en-US"/>
          </w:rPr>
          <w:t>(</w:t>
        </w:r>
      </w:ins>
      <w:proofErr w:type="gramEnd"/>
      <w:ins w:id="1114" w:author="Prakash Singh Kshatreeya" w:date="2026-02-22T11:35:00Z">
        <w:r>
          <w:rPr>
            <w:sz w:val="28"/>
            <w:szCs w:val="28"/>
            <w:lang w:val="en-US"/>
          </w:rPr>
          <w:t>first, second</w:t>
        </w:r>
      </w:ins>
      <w:ins w:id="1115" w:author="Prakash Singh Kshatreeya" w:date="2026-02-22T11:33:00Z">
        <w:r>
          <w:rPr>
            <w:sz w:val="28"/>
            <w:szCs w:val="28"/>
            <w:lang w:val="en-US"/>
          </w:rPr>
          <w:t>)</w:t>
        </w:r>
      </w:ins>
      <w:ins w:id="1116" w:author="Prakash Singh Kshatreeya" w:date="2026-02-22T11:34:00Z">
        <w:r>
          <w:rPr>
            <w:sz w:val="28"/>
            <w:szCs w:val="28"/>
            <w:lang w:val="en-US"/>
          </w:rPr>
          <w:t>:</w:t>
        </w:r>
      </w:ins>
    </w:p>
    <w:p w14:paraId="342CA059" w14:textId="6AD7B069" w:rsidR="00BE0966" w:rsidRDefault="00BE0966" w:rsidP="00BE0966">
      <w:pPr>
        <w:pStyle w:val="ListParagraph"/>
        <w:ind w:left="1080"/>
        <w:rPr>
          <w:ins w:id="1117" w:author="Prakash Singh Kshatreeya" w:date="2026-02-22T11:34:00Z"/>
          <w:sz w:val="28"/>
          <w:szCs w:val="28"/>
          <w:lang w:val="en-US"/>
        </w:rPr>
      </w:pPr>
      <w:ins w:id="1118" w:author="Prakash Singh Kshatreeya" w:date="2026-02-22T11:35:00Z">
        <w:r>
          <w:rPr>
            <w:sz w:val="28"/>
            <w:szCs w:val="28"/>
            <w:lang w:val="en-US"/>
          </w:rPr>
          <w:tab/>
          <w:t>return first * second</w:t>
        </w:r>
      </w:ins>
    </w:p>
    <w:p w14:paraId="440B1A23" w14:textId="44B5D10E" w:rsidR="00BE0966" w:rsidRDefault="00BE0966" w:rsidP="00BE0966">
      <w:pPr>
        <w:pStyle w:val="ListParagraph"/>
        <w:ind w:left="1080"/>
        <w:rPr>
          <w:ins w:id="1119" w:author="Prakash Singh Kshatreeya" w:date="2026-02-22T11:35:00Z"/>
          <w:sz w:val="28"/>
          <w:szCs w:val="28"/>
          <w:lang w:val="en-US"/>
        </w:rPr>
      </w:pPr>
      <w:ins w:id="1120" w:author="Prakash Singh Kshatreeya" w:date="2026-02-22T11:34:00Z">
        <w:r>
          <w:rPr>
            <w:sz w:val="28"/>
            <w:szCs w:val="28"/>
            <w:lang w:val="en-US"/>
          </w:rPr>
          <w:tab/>
        </w:r>
      </w:ins>
    </w:p>
    <w:p w14:paraId="6FE6FDAB" w14:textId="77777777" w:rsidR="00BE0966" w:rsidRDefault="00BE0966" w:rsidP="00BE0966">
      <w:pPr>
        <w:rPr>
          <w:ins w:id="1121" w:author="Prakash Singh Kshatreeya" w:date="2026-02-22T11:36:00Z"/>
          <w:sz w:val="28"/>
          <w:szCs w:val="28"/>
          <w:lang w:val="en-US"/>
        </w:rPr>
      </w:pPr>
    </w:p>
    <w:p w14:paraId="220D2DC9" w14:textId="77777777" w:rsidR="00BE0966" w:rsidRDefault="00BE0966">
      <w:pPr>
        <w:rPr>
          <w:ins w:id="1122" w:author="Prakash Singh Kshatreeya" w:date="2026-03-15T09:40:00Z"/>
          <w:sz w:val="28"/>
          <w:szCs w:val="28"/>
          <w:lang w:val="en-US"/>
        </w:rPr>
      </w:pPr>
    </w:p>
    <w:p w14:paraId="705B040C" w14:textId="77777777" w:rsidR="002F1F6C" w:rsidRDefault="002F1F6C">
      <w:pPr>
        <w:rPr>
          <w:ins w:id="1123" w:author="Prakash Singh Kshatreeya" w:date="2026-03-15T09:40:00Z"/>
          <w:sz w:val="28"/>
          <w:szCs w:val="28"/>
          <w:lang w:val="en-US"/>
        </w:rPr>
      </w:pPr>
    </w:p>
    <w:p w14:paraId="7A7669B7" w14:textId="77777777" w:rsidR="002F1F6C" w:rsidRDefault="002F1F6C">
      <w:pPr>
        <w:rPr>
          <w:ins w:id="1124" w:author="Prakash Singh Kshatreeya" w:date="2026-03-15T09:40:00Z"/>
          <w:sz w:val="28"/>
          <w:szCs w:val="28"/>
          <w:lang w:val="en-US"/>
        </w:rPr>
      </w:pPr>
    </w:p>
    <w:p w14:paraId="24864FB0" w14:textId="77777777" w:rsidR="002F1F6C" w:rsidRDefault="002F1F6C">
      <w:pPr>
        <w:rPr>
          <w:ins w:id="1125" w:author="Prakash Singh Kshatreeya" w:date="2026-03-15T09:40:00Z"/>
          <w:sz w:val="28"/>
          <w:szCs w:val="28"/>
          <w:lang w:val="en-US"/>
        </w:rPr>
      </w:pPr>
    </w:p>
    <w:p w14:paraId="12BB2A06" w14:textId="77777777" w:rsidR="002F1F6C" w:rsidRDefault="002F1F6C">
      <w:pPr>
        <w:rPr>
          <w:ins w:id="1126" w:author="Prakash Singh Kshatreeya" w:date="2026-03-15T09:40:00Z"/>
          <w:sz w:val="28"/>
          <w:szCs w:val="28"/>
          <w:lang w:val="en-US"/>
        </w:rPr>
      </w:pPr>
    </w:p>
    <w:p w14:paraId="7028CC48" w14:textId="77777777" w:rsidR="002F1F6C" w:rsidRDefault="002F1F6C">
      <w:pPr>
        <w:rPr>
          <w:ins w:id="1127" w:author="Prakash Singh Kshatreeya" w:date="2026-03-15T09:40:00Z"/>
          <w:sz w:val="28"/>
          <w:szCs w:val="28"/>
          <w:lang w:val="en-US"/>
        </w:rPr>
      </w:pPr>
    </w:p>
    <w:p w14:paraId="3F553846" w14:textId="77777777" w:rsidR="002F1F6C" w:rsidRDefault="002F1F6C">
      <w:pPr>
        <w:rPr>
          <w:ins w:id="1128" w:author="Prakash Singh Kshatreeya" w:date="2026-03-15T09:40:00Z"/>
          <w:sz w:val="28"/>
          <w:szCs w:val="28"/>
          <w:lang w:val="en-US"/>
        </w:rPr>
      </w:pPr>
    </w:p>
    <w:p w14:paraId="46BCC798" w14:textId="77777777" w:rsidR="002F1F6C" w:rsidRDefault="002F1F6C">
      <w:pPr>
        <w:rPr>
          <w:ins w:id="1129" w:author="Prakash Singh Kshatreeya" w:date="2026-03-15T09:40:00Z"/>
          <w:sz w:val="28"/>
          <w:szCs w:val="28"/>
          <w:lang w:val="en-US"/>
        </w:rPr>
      </w:pPr>
    </w:p>
    <w:p w14:paraId="71513C2B" w14:textId="77777777" w:rsidR="002F1F6C" w:rsidRDefault="002F1F6C">
      <w:pPr>
        <w:rPr>
          <w:ins w:id="1130" w:author="Prakash Singh Kshatreeya" w:date="2026-03-15T09:40:00Z"/>
          <w:sz w:val="28"/>
          <w:szCs w:val="28"/>
          <w:lang w:val="en-US"/>
        </w:rPr>
      </w:pPr>
    </w:p>
    <w:p w14:paraId="3D3B0F04" w14:textId="77777777" w:rsidR="002F1F6C" w:rsidRDefault="002F1F6C">
      <w:pPr>
        <w:rPr>
          <w:ins w:id="1131" w:author="Prakash Singh Kshatreeya" w:date="2026-03-15T09:40:00Z"/>
          <w:sz w:val="28"/>
          <w:szCs w:val="28"/>
          <w:lang w:val="en-US"/>
        </w:rPr>
      </w:pPr>
    </w:p>
    <w:p w14:paraId="53BD1BFA" w14:textId="77777777" w:rsidR="002F1F6C" w:rsidRDefault="002F1F6C">
      <w:pPr>
        <w:rPr>
          <w:ins w:id="1132" w:author="Prakash Singh Kshatreeya" w:date="2026-03-15T09:40:00Z"/>
          <w:sz w:val="28"/>
          <w:szCs w:val="28"/>
          <w:lang w:val="en-US"/>
        </w:rPr>
      </w:pPr>
    </w:p>
    <w:p w14:paraId="1B659907" w14:textId="77777777" w:rsidR="002F1F6C" w:rsidRDefault="002F1F6C">
      <w:pPr>
        <w:rPr>
          <w:ins w:id="1133" w:author="Prakash Singh Kshatreeya" w:date="2026-03-15T09:40:00Z"/>
          <w:sz w:val="28"/>
          <w:szCs w:val="28"/>
          <w:lang w:val="en-US"/>
        </w:rPr>
      </w:pPr>
    </w:p>
    <w:p w14:paraId="103327F2" w14:textId="77777777" w:rsidR="002F1F6C" w:rsidRDefault="002F1F6C">
      <w:pPr>
        <w:rPr>
          <w:ins w:id="1134" w:author="Prakash Singh Kshatreeya" w:date="2026-03-15T09:40:00Z"/>
          <w:sz w:val="28"/>
          <w:szCs w:val="28"/>
          <w:lang w:val="en-US"/>
        </w:rPr>
      </w:pPr>
    </w:p>
    <w:p w14:paraId="5764A1C5" w14:textId="77777777" w:rsidR="002F1F6C" w:rsidRDefault="002F1F6C">
      <w:pPr>
        <w:rPr>
          <w:ins w:id="1135" w:author="Prakash Singh Kshatreeya" w:date="2026-03-15T09:40:00Z"/>
          <w:sz w:val="28"/>
          <w:szCs w:val="28"/>
          <w:lang w:val="en-US"/>
        </w:rPr>
      </w:pPr>
    </w:p>
    <w:p w14:paraId="3670FA4F" w14:textId="671065AE" w:rsidR="002F1F6C" w:rsidRPr="002F1F6C" w:rsidRDefault="002F1F6C">
      <w:pPr>
        <w:jc w:val="center"/>
        <w:rPr>
          <w:ins w:id="1136" w:author="Prakash Singh Kshatreeya" w:date="2026-03-15T09:41:00Z"/>
          <w:b/>
          <w:bCs/>
          <w:sz w:val="28"/>
          <w:szCs w:val="28"/>
          <w:lang w:val="en-US"/>
          <w:rPrChange w:id="1137" w:author="Prakash Singh Kshatreeya" w:date="2026-03-15T09:45:00Z">
            <w:rPr>
              <w:ins w:id="1138" w:author="Prakash Singh Kshatreeya" w:date="2026-03-15T09:41:00Z"/>
              <w:sz w:val="28"/>
              <w:szCs w:val="28"/>
              <w:lang w:val="en-US"/>
            </w:rPr>
          </w:rPrChange>
        </w:rPr>
        <w:pPrChange w:id="1139" w:author="Prakash Singh Kshatreeya" w:date="2026-03-15T09:45:00Z">
          <w:pPr/>
        </w:pPrChange>
      </w:pPr>
      <w:ins w:id="1140" w:author="Prakash Singh Kshatreeya" w:date="2026-03-15T09:41:00Z">
        <w:r>
          <w:rPr>
            <w:sz w:val="28"/>
            <w:szCs w:val="28"/>
            <w:lang w:val="en-US"/>
          </w:rPr>
          <w:br w:type="page"/>
        </w:r>
      </w:ins>
      <w:ins w:id="1141" w:author="Prakash Singh Kshatreeya" w:date="2026-03-15T09:44:00Z">
        <w:r w:rsidRPr="002F1F6C">
          <w:rPr>
            <w:b/>
            <w:bCs/>
            <w:sz w:val="28"/>
            <w:szCs w:val="28"/>
            <w:lang w:val="en-US"/>
            <w:rPrChange w:id="1142" w:author="Prakash Singh Kshatreeya" w:date="2026-03-15T09:45:00Z">
              <w:rPr>
                <w:sz w:val="28"/>
                <w:szCs w:val="28"/>
                <w:lang w:val="en-US"/>
              </w:rPr>
            </w:rPrChange>
          </w:rPr>
          <w:lastRenderedPageBreak/>
          <w:t xml:space="preserve">Some common </w:t>
        </w:r>
      </w:ins>
      <w:ins w:id="1143" w:author="Prakash Singh Kshatreeya" w:date="2026-03-15T09:41:00Z">
        <w:r w:rsidRPr="002F1F6C">
          <w:rPr>
            <w:b/>
            <w:bCs/>
            <w:sz w:val="28"/>
            <w:szCs w:val="28"/>
            <w:lang w:val="en-US"/>
            <w:rPrChange w:id="1144" w:author="Prakash Singh Kshatreeya" w:date="2026-03-15T09:45:00Z">
              <w:rPr>
                <w:sz w:val="28"/>
                <w:szCs w:val="28"/>
                <w:lang w:val="en-US"/>
              </w:rPr>
            </w:rPrChange>
          </w:rPr>
          <w:t>Error</w:t>
        </w:r>
      </w:ins>
    </w:p>
    <w:p w14:paraId="1668A914" w14:textId="77777777" w:rsidR="002F1F6C" w:rsidRDefault="002F1F6C">
      <w:pPr>
        <w:rPr>
          <w:ins w:id="1145" w:author="Prakash Singh Kshatreeya" w:date="2026-03-15T09:43:00Z"/>
          <w:sz w:val="28"/>
          <w:szCs w:val="28"/>
          <w:lang w:val="en-US"/>
        </w:rPr>
      </w:pPr>
      <w:ins w:id="1146" w:author="Prakash Singh Kshatreeya" w:date="2026-03-15T09:41:00Z">
        <w:r w:rsidRPr="002F1F6C">
          <w:rPr>
            <w:b/>
            <w:bCs/>
            <w:sz w:val="28"/>
            <w:szCs w:val="28"/>
            <w:lang w:val="en-US"/>
            <w:rPrChange w:id="1147" w:author="Prakash Singh Kshatreeya" w:date="2026-03-15T09:43:00Z">
              <w:rPr>
                <w:sz w:val="28"/>
                <w:szCs w:val="28"/>
                <w:lang w:val="en-US"/>
              </w:rPr>
            </w:rPrChange>
          </w:rPr>
          <w:t>Syntax error</w:t>
        </w:r>
        <w:r>
          <w:rPr>
            <w:sz w:val="28"/>
            <w:szCs w:val="28"/>
            <w:lang w:val="en-US"/>
          </w:rPr>
          <w:t xml:space="preserve"> </w:t>
        </w:r>
      </w:ins>
    </w:p>
    <w:p w14:paraId="35FE2F83" w14:textId="1835E694" w:rsidR="002F1F6C" w:rsidRPr="002F1F6C" w:rsidRDefault="002F1F6C">
      <w:pPr>
        <w:pStyle w:val="ListParagraph"/>
        <w:numPr>
          <w:ilvl w:val="0"/>
          <w:numId w:val="1"/>
        </w:numPr>
        <w:rPr>
          <w:ins w:id="1148" w:author="Prakash Singh Kshatreeya" w:date="2026-03-15T09:42:00Z"/>
          <w:sz w:val="28"/>
          <w:szCs w:val="28"/>
          <w:lang w:val="en-US"/>
          <w:rPrChange w:id="1149" w:author="Prakash Singh Kshatreeya" w:date="2026-03-15T09:43:00Z">
            <w:rPr>
              <w:ins w:id="1150" w:author="Prakash Singh Kshatreeya" w:date="2026-03-15T09:42:00Z"/>
              <w:lang w:val="en-US"/>
            </w:rPr>
          </w:rPrChange>
        </w:rPr>
        <w:pPrChange w:id="1151" w:author="Prakash Singh Kshatreeya" w:date="2026-03-15T09:43:00Z">
          <w:pPr/>
        </w:pPrChange>
      </w:pPr>
      <w:ins w:id="1152" w:author="Prakash Singh Kshatreeya" w:date="2026-03-15T09:41:00Z">
        <w:r w:rsidRPr="002F1F6C">
          <w:rPr>
            <w:sz w:val="28"/>
            <w:szCs w:val="28"/>
            <w:lang w:val="en-US"/>
            <w:rPrChange w:id="1153" w:author="Prakash Singh Kshatreeya" w:date="2026-03-15T09:43:00Z">
              <w:rPr>
                <w:lang w:val="en-US"/>
              </w:rPr>
            </w:rPrChange>
          </w:rPr>
          <w:t xml:space="preserve"> occurs when python encounters incorrect syntax (</w:t>
        </w:r>
      </w:ins>
      <w:ins w:id="1154" w:author="Prakash Singh Kshatreeya" w:date="2026-03-15T09:42:00Z">
        <w:r w:rsidRPr="002F1F6C">
          <w:rPr>
            <w:sz w:val="28"/>
            <w:szCs w:val="28"/>
            <w:lang w:val="en-US"/>
            <w:rPrChange w:id="1155" w:author="Prakash Singh Kshatreeya" w:date="2026-03-15T09:43:00Z">
              <w:rPr>
                <w:lang w:val="en-US"/>
              </w:rPr>
            </w:rPrChange>
          </w:rPr>
          <w:t>something that python doesn’t forgive</w:t>
        </w:r>
      </w:ins>
      <w:ins w:id="1156" w:author="Prakash Singh Kshatreeya" w:date="2026-03-15T09:41:00Z">
        <w:r w:rsidRPr="002F1F6C">
          <w:rPr>
            <w:sz w:val="28"/>
            <w:szCs w:val="28"/>
            <w:lang w:val="en-US"/>
            <w:rPrChange w:id="1157" w:author="Prakash Singh Kshatreeya" w:date="2026-03-15T09:43:00Z">
              <w:rPr>
                <w:lang w:val="en-US"/>
              </w:rPr>
            </w:rPrChange>
          </w:rPr>
          <w:t>)</w:t>
        </w:r>
      </w:ins>
    </w:p>
    <w:p w14:paraId="0240B363" w14:textId="58671E9B" w:rsidR="002F1F6C" w:rsidRDefault="002F1F6C" w:rsidP="002F1F6C">
      <w:pPr>
        <w:pStyle w:val="ListParagraph"/>
        <w:numPr>
          <w:ilvl w:val="0"/>
          <w:numId w:val="1"/>
        </w:numPr>
        <w:rPr>
          <w:ins w:id="1158" w:author="Prakash Singh Kshatreeya" w:date="2026-03-15T09:42:00Z"/>
          <w:sz w:val="28"/>
          <w:szCs w:val="28"/>
          <w:lang w:val="en-US"/>
        </w:rPr>
      </w:pPr>
      <w:ins w:id="1159" w:author="Prakash Singh Kshatreeya" w:date="2026-03-15T09:42:00Z">
        <w:r>
          <w:rPr>
            <w:sz w:val="28"/>
            <w:szCs w:val="28"/>
            <w:lang w:val="en-US"/>
          </w:rPr>
          <w:t>Usually due to typos or not knowing python well enough</w:t>
        </w:r>
      </w:ins>
    </w:p>
    <w:p w14:paraId="6DD01CD6" w14:textId="3FE2A415" w:rsidR="002F1F6C" w:rsidRPr="002F1F6C" w:rsidRDefault="002F1F6C" w:rsidP="002F1F6C">
      <w:pPr>
        <w:rPr>
          <w:ins w:id="1160" w:author="Prakash Singh Kshatreeya" w:date="2026-03-15T09:41:00Z"/>
          <w:b/>
          <w:bCs/>
          <w:sz w:val="28"/>
          <w:szCs w:val="28"/>
          <w:lang w:val="en-US"/>
          <w:rPrChange w:id="1161" w:author="Prakash Singh Kshatreeya" w:date="2026-03-15T09:43:00Z">
            <w:rPr>
              <w:ins w:id="1162" w:author="Prakash Singh Kshatreeya" w:date="2026-03-15T09:41:00Z"/>
              <w:lang w:val="en-US"/>
            </w:rPr>
          </w:rPrChange>
        </w:rPr>
      </w:pPr>
      <w:proofErr w:type="spellStart"/>
      <w:ins w:id="1163" w:author="Prakash Singh Kshatreeya" w:date="2026-03-15T09:43:00Z">
        <w:r w:rsidRPr="002F1F6C">
          <w:rPr>
            <w:b/>
            <w:bCs/>
            <w:sz w:val="28"/>
            <w:szCs w:val="28"/>
            <w:lang w:val="en-US"/>
            <w:rPrChange w:id="1164" w:author="Prakash Singh Kshatreeya" w:date="2026-03-15T09:43:00Z">
              <w:rPr>
                <w:sz w:val="28"/>
                <w:szCs w:val="28"/>
                <w:lang w:val="en-US"/>
              </w:rPr>
            </w:rPrChange>
          </w:rPr>
          <w:t>NameError</w:t>
        </w:r>
      </w:ins>
      <w:proofErr w:type="spellEnd"/>
    </w:p>
    <w:p w14:paraId="71290450" w14:textId="18C7C7C9" w:rsidR="002F1F6C" w:rsidRDefault="002F1F6C" w:rsidP="002F1F6C">
      <w:pPr>
        <w:pStyle w:val="ListParagraph"/>
        <w:numPr>
          <w:ilvl w:val="0"/>
          <w:numId w:val="1"/>
        </w:numPr>
        <w:rPr>
          <w:ins w:id="1165" w:author="Prakash Singh Kshatreeya" w:date="2026-03-15T09:44:00Z"/>
          <w:sz w:val="28"/>
          <w:szCs w:val="28"/>
          <w:lang w:val="en-US"/>
        </w:rPr>
      </w:pPr>
      <w:ins w:id="1166" w:author="Prakash Singh Kshatreeya" w:date="2026-03-15T09:43:00Z">
        <w:r>
          <w:rPr>
            <w:sz w:val="28"/>
            <w:szCs w:val="28"/>
            <w:lang w:val="en-US"/>
          </w:rPr>
          <w:t>This occurs when a variable is not defined, i.e. it hasn’t</w:t>
        </w:r>
      </w:ins>
      <w:ins w:id="1167" w:author="Prakash Singh Kshatreeya" w:date="2026-03-15T09:44:00Z">
        <w:r>
          <w:rPr>
            <w:sz w:val="28"/>
            <w:szCs w:val="28"/>
            <w:lang w:val="en-US"/>
          </w:rPr>
          <w:t xml:space="preserve"> been assigned.</w:t>
        </w:r>
      </w:ins>
    </w:p>
    <w:p w14:paraId="1DDFB4F0" w14:textId="60DD5BAD" w:rsidR="002F1F6C" w:rsidRDefault="002F1F6C" w:rsidP="002F1F6C">
      <w:pPr>
        <w:pStyle w:val="ListParagraph"/>
        <w:numPr>
          <w:ilvl w:val="0"/>
          <w:numId w:val="1"/>
        </w:numPr>
        <w:rPr>
          <w:ins w:id="1168" w:author="Prakash Singh Kshatreeya" w:date="2026-03-15T09:44:00Z"/>
          <w:sz w:val="28"/>
          <w:szCs w:val="28"/>
          <w:lang w:val="en-US"/>
        </w:rPr>
      </w:pPr>
      <w:proofErr w:type="gramStart"/>
      <w:ins w:id="1169" w:author="Prakash Singh Kshatreeya" w:date="2026-03-15T09:44:00Z">
        <w:r>
          <w:rPr>
            <w:sz w:val="28"/>
            <w:szCs w:val="28"/>
            <w:lang w:val="en-US"/>
          </w:rPr>
          <w:t>Test  #</w:t>
        </w:r>
        <w:proofErr w:type="gramEnd"/>
        <w:r>
          <w:rPr>
            <w:sz w:val="28"/>
            <w:szCs w:val="28"/>
            <w:lang w:val="en-US"/>
          </w:rPr>
          <w:t>NameError: name ‘test’ is not defined</w:t>
        </w:r>
      </w:ins>
    </w:p>
    <w:p w14:paraId="36D83056" w14:textId="0806B911" w:rsidR="002F1F6C" w:rsidRDefault="002F1F6C" w:rsidP="002F1F6C">
      <w:pPr>
        <w:rPr>
          <w:ins w:id="1170" w:author="Prakash Singh Kshatreeya" w:date="2026-03-15T09:46:00Z"/>
          <w:b/>
          <w:bCs/>
          <w:sz w:val="28"/>
          <w:szCs w:val="28"/>
          <w:lang w:val="en-US"/>
        </w:rPr>
      </w:pPr>
      <w:proofErr w:type="spellStart"/>
      <w:proofErr w:type="gramStart"/>
      <w:ins w:id="1171" w:author="Prakash Singh Kshatreeya" w:date="2026-03-15T09:45:00Z">
        <w:r w:rsidRPr="002F1F6C">
          <w:rPr>
            <w:b/>
            <w:bCs/>
            <w:sz w:val="28"/>
            <w:szCs w:val="28"/>
            <w:lang w:val="en-US"/>
            <w:rPrChange w:id="1172" w:author="Prakash Singh Kshatreeya" w:date="2026-03-15T09:46:00Z">
              <w:rPr>
                <w:sz w:val="28"/>
                <w:szCs w:val="28"/>
                <w:lang w:val="en-US"/>
              </w:rPr>
            </w:rPrChange>
          </w:rPr>
          <w:t>TypeError</w:t>
        </w:r>
      </w:ins>
      <w:proofErr w:type="spellEnd"/>
      <w:ins w:id="1173" w:author="Prakash Singh Kshatreeya" w:date="2026-03-15T09:46:00Z">
        <w:r>
          <w:rPr>
            <w:b/>
            <w:bCs/>
            <w:sz w:val="28"/>
            <w:szCs w:val="28"/>
            <w:lang w:val="en-US"/>
          </w:rPr>
          <w:t xml:space="preserve"> :</w:t>
        </w:r>
        <w:proofErr w:type="gramEnd"/>
      </w:ins>
    </w:p>
    <w:p w14:paraId="2006EB44" w14:textId="4E1138AC" w:rsidR="002F1F6C" w:rsidRPr="002F1F6C" w:rsidRDefault="002F1F6C" w:rsidP="002F1F6C">
      <w:pPr>
        <w:pStyle w:val="ListParagraph"/>
        <w:numPr>
          <w:ilvl w:val="0"/>
          <w:numId w:val="1"/>
        </w:numPr>
        <w:rPr>
          <w:ins w:id="1174" w:author="Prakash Singh Kshatreeya" w:date="2026-03-15T09:46:00Z"/>
          <w:b/>
          <w:bCs/>
          <w:sz w:val="28"/>
          <w:szCs w:val="28"/>
          <w:lang w:val="en-US"/>
          <w:rPrChange w:id="1175" w:author="Prakash Singh Kshatreeya" w:date="2026-03-15T09:46:00Z">
            <w:rPr>
              <w:ins w:id="1176" w:author="Prakash Singh Kshatreeya" w:date="2026-03-15T09:46:00Z"/>
              <w:sz w:val="28"/>
              <w:szCs w:val="28"/>
              <w:lang w:val="en-US"/>
            </w:rPr>
          </w:rPrChange>
        </w:rPr>
      </w:pPr>
      <w:ins w:id="1177" w:author="Prakash Singh Kshatreeya" w:date="2026-03-15T09:46:00Z">
        <w:r>
          <w:rPr>
            <w:sz w:val="28"/>
            <w:szCs w:val="28"/>
            <w:lang w:val="en-US"/>
          </w:rPr>
          <w:t xml:space="preserve">Occurs when an operation or function is applied to the </w:t>
        </w:r>
        <w:proofErr w:type="gramStart"/>
        <w:r>
          <w:rPr>
            <w:sz w:val="28"/>
            <w:szCs w:val="28"/>
            <w:lang w:val="en-US"/>
          </w:rPr>
          <w:t>wrong  type</w:t>
        </w:r>
        <w:proofErr w:type="gramEnd"/>
      </w:ins>
    </w:p>
    <w:p w14:paraId="6CA2A4C9" w14:textId="609BA526" w:rsidR="002F1F6C" w:rsidRPr="002F1F6C" w:rsidRDefault="002F1F6C" w:rsidP="002F1F6C">
      <w:pPr>
        <w:pStyle w:val="ListParagraph"/>
        <w:numPr>
          <w:ilvl w:val="0"/>
          <w:numId w:val="1"/>
        </w:numPr>
        <w:rPr>
          <w:ins w:id="1178" w:author="Prakash Singh Kshatreeya" w:date="2026-03-15T09:47:00Z"/>
          <w:b/>
          <w:bCs/>
          <w:sz w:val="28"/>
          <w:szCs w:val="28"/>
          <w:lang w:val="en-US"/>
          <w:rPrChange w:id="1179" w:author="Prakash Singh Kshatreeya" w:date="2026-03-15T09:47:00Z">
            <w:rPr>
              <w:ins w:id="1180" w:author="Prakash Singh Kshatreeya" w:date="2026-03-15T09:47:00Z"/>
              <w:sz w:val="28"/>
              <w:szCs w:val="28"/>
              <w:lang w:val="en-US"/>
            </w:rPr>
          </w:rPrChange>
        </w:rPr>
      </w:pPr>
      <w:ins w:id="1181" w:author="Prakash Singh Kshatreeya" w:date="2026-03-15T09:46:00Z">
        <w:r>
          <w:rPr>
            <w:sz w:val="28"/>
            <w:szCs w:val="28"/>
            <w:lang w:val="en-US"/>
          </w:rPr>
          <w:t>Python cannot interpret an o</w:t>
        </w:r>
      </w:ins>
      <w:ins w:id="1182" w:author="Prakash Singh Kshatreeya" w:date="2026-03-15T09:47:00Z">
        <w:r>
          <w:rPr>
            <w:sz w:val="28"/>
            <w:szCs w:val="28"/>
            <w:lang w:val="en-US"/>
          </w:rPr>
          <w:t>p</w:t>
        </w:r>
      </w:ins>
      <w:ins w:id="1183" w:author="Prakash Singh Kshatreeya" w:date="2026-03-15T09:46:00Z">
        <w:r>
          <w:rPr>
            <w:sz w:val="28"/>
            <w:szCs w:val="28"/>
            <w:lang w:val="en-US"/>
          </w:rPr>
          <w:t>eration on two data t</w:t>
        </w:r>
      </w:ins>
      <w:ins w:id="1184" w:author="Prakash Singh Kshatreeya" w:date="2026-03-15T09:47:00Z">
        <w:r>
          <w:rPr>
            <w:sz w:val="28"/>
            <w:szCs w:val="28"/>
            <w:lang w:val="en-US"/>
          </w:rPr>
          <w:t>y</w:t>
        </w:r>
      </w:ins>
      <w:ins w:id="1185" w:author="Prakash Singh Kshatreeya" w:date="2026-03-15T09:46:00Z">
        <w:r>
          <w:rPr>
            <w:sz w:val="28"/>
            <w:szCs w:val="28"/>
            <w:lang w:val="en-US"/>
          </w:rPr>
          <w:t>pes</w:t>
        </w:r>
      </w:ins>
    </w:p>
    <w:p w14:paraId="22AEA313" w14:textId="7B75A0AB" w:rsidR="002F1F6C" w:rsidRPr="002F1F6C" w:rsidRDefault="002F1F6C" w:rsidP="002F1F6C">
      <w:pPr>
        <w:pStyle w:val="ListParagraph"/>
        <w:numPr>
          <w:ilvl w:val="0"/>
          <w:numId w:val="1"/>
        </w:numPr>
        <w:rPr>
          <w:ins w:id="1186" w:author="Prakash Singh Kshatreeya" w:date="2026-03-15T09:47:00Z"/>
          <w:b/>
          <w:bCs/>
          <w:sz w:val="28"/>
          <w:szCs w:val="28"/>
          <w:lang w:val="en-US"/>
          <w:rPrChange w:id="1187" w:author="Prakash Singh Kshatreeya" w:date="2026-03-15T09:47:00Z">
            <w:rPr>
              <w:ins w:id="1188" w:author="Prakash Singh Kshatreeya" w:date="2026-03-15T09:47:00Z"/>
              <w:sz w:val="28"/>
              <w:szCs w:val="28"/>
              <w:lang w:val="en-US"/>
            </w:rPr>
          </w:rPrChange>
        </w:rPr>
      </w:pPr>
      <w:proofErr w:type="spellStart"/>
      <w:proofErr w:type="gramStart"/>
      <w:ins w:id="1189" w:author="Prakash Singh Kshatreeya" w:date="2026-03-15T09:47:00Z">
        <w:r>
          <w:rPr>
            <w:sz w:val="28"/>
            <w:szCs w:val="28"/>
            <w:lang w:val="en-US"/>
          </w:rPr>
          <w:t>len</w:t>
        </w:r>
        <w:proofErr w:type="spellEnd"/>
        <w:r>
          <w:rPr>
            <w:sz w:val="28"/>
            <w:szCs w:val="28"/>
            <w:lang w:val="en-US"/>
          </w:rPr>
          <w:t>(</w:t>
        </w:r>
        <w:proofErr w:type="gramEnd"/>
        <w:r>
          <w:rPr>
            <w:sz w:val="28"/>
            <w:szCs w:val="28"/>
            <w:lang w:val="en-US"/>
          </w:rPr>
          <w:t>5)</w:t>
        </w:r>
      </w:ins>
    </w:p>
    <w:p w14:paraId="31E775D2" w14:textId="51977D78" w:rsidR="002F1F6C" w:rsidRDefault="002F1F6C" w:rsidP="002F1F6C">
      <w:pPr>
        <w:pStyle w:val="ListParagraph"/>
        <w:rPr>
          <w:ins w:id="1190" w:author="Prakash Singh Kshatreeya" w:date="2026-03-15T09:47:00Z"/>
          <w:sz w:val="28"/>
          <w:szCs w:val="28"/>
          <w:lang w:val="en-US"/>
        </w:rPr>
      </w:pPr>
      <w:ins w:id="1191" w:author="Prakash Singh Kshatreeya" w:date="2026-03-15T09:47:00Z">
        <w:r>
          <w:rPr>
            <w:sz w:val="28"/>
            <w:szCs w:val="28"/>
            <w:lang w:val="en-US"/>
          </w:rPr>
          <w:t xml:space="preserve">   # </w:t>
        </w:r>
        <w:proofErr w:type="spellStart"/>
        <w:r>
          <w:rPr>
            <w:sz w:val="28"/>
            <w:szCs w:val="28"/>
            <w:lang w:val="en-US"/>
          </w:rPr>
          <w:t>TypeError</w:t>
        </w:r>
        <w:proofErr w:type="spellEnd"/>
        <w:r>
          <w:rPr>
            <w:sz w:val="28"/>
            <w:szCs w:val="28"/>
            <w:lang w:val="en-US"/>
          </w:rPr>
          <w:t xml:space="preserve">: object of type ‘int’ has no </w:t>
        </w:r>
        <w:proofErr w:type="spellStart"/>
        <w:proofErr w:type="gramStart"/>
        <w:r>
          <w:rPr>
            <w:sz w:val="28"/>
            <w:szCs w:val="28"/>
            <w:lang w:val="en-US"/>
          </w:rPr>
          <w:t>len</w:t>
        </w:r>
        <w:proofErr w:type="spellEnd"/>
        <w:r>
          <w:rPr>
            <w:sz w:val="28"/>
            <w:szCs w:val="28"/>
            <w:lang w:val="en-US"/>
          </w:rPr>
          <w:t>(</w:t>
        </w:r>
        <w:proofErr w:type="gramEnd"/>
        <w:r>
          <w:rPr>
            <w:sz w:val="28"/>
            <w:szCs w:val="28"/>
            <w:lang w:val="en-US"/>
          </w:rPr>
          <w:t>5)</w:t>
        </w:r>
      </w:ins>
    </w:p>
    <w:p w14:paraId="0F794780" w14:textId="33727F82" w:rsidR="002F1F6C" w:rsidRDefault="002F1F6C" w:rsidP="002F1F6C">
      <w:pPr>
        <w:pStyle w:val="ListParagraph"/>
        <w:rPr>
          <w:ins w:id="1192" w:author="Prakash Singh Kshatreeya" w:date="2026-03-15T09:48:00Z"/>
          <w:sz w:val="28"/>
          <w:szCs w:val="28"/>
          <w:lang w:val="en-US"/>
        </w:rPr>
      </w:pPr>
      <w:ins w:id="1193" w:author="Prakash Singh Kshatreeya" w:date="2026-03-15T09:48:00Z">
        <w:r>
          <w:rPr>
            <w:b/>
            <w:bCs/>
            <w:sz w:val="28"/>
            <w:szCs w:val="28"/>
            <w:lang w:val="en-US"/>
          </w:rPr>
          <w:t xml:space="preserve">  ‘</w:t>
        </w:r>
        <w:r>
          <w:rPr>
            <w:sz w:val="28"/>
            <w:szCs w:val="28"/>
            <w:lang w:val="en-US"/>
          </w:rPr>
          <w:t>awesome’ + []</w:t>
        </w:r>
      </w:ins>
    </w:p>
    <w:p w14:paraId="28EC3C5E" w14:textId="0721C9E5" w:rsidR="002F1F6C" w:rsidRDefault="002F1F6C" w:rsidP="002F1F6C">
      <w:pPr>
        <w:pStyle w:val="ListParagraph"/>
        <w:rPr>
          <w:ins w:id="1194" w:author="Prakash Singh Kshatreeya" w:date="2026-03-15T09:49:00Z"/>
          <w:sz w:val="28"/>
          <w:szCs w:val="28"/>
          <w:lang w:val="en-US"/>
        </w:rPr>
      </w:pPr>
      <w:ins w:id="1195" w:author="Prakash Singh Kshatreeya" w:date="2026-03-15T09:48:00Z">
        <w:r>
          <w:rPr>
            <w:b/>
            <w:bCs/>
            <w:sz w:val="28"/>
            <w:szCs w:val="28"/>
            <w:lang w:val="en-US"/>
          </w:rPr>
          <w:t xml:space="preserve"># </w:t>
        </w:r>
      </w:ins>
      <w:proofErr w:type="spellStart"/>
      <w:proofErr w:type="gramStart"/>
      <w:ins w:id="1196" w:author="Prakash Singh Kshatreeya" w:date="2026-03-15T09:49:00Z">
        <w:r w:rsidRPr="002F1F6C">
          <w:rPr>
            <w:sz w:val="28"/>
            <w:szCs w:val="28"/>
            <w:lang w:val="en-US"/>
            <w:rPrChange w:id="1197" w:author="Prakash Singh Kshatreeya" w:date="2026-03-15T09:49:00Z">
              <w:rPr>
                <w:b/>
                <w:bCs/>
                <w:sz w:val="28"/>
                <w:szCs w:val="28"/>
                <w:lang w:val="en-US"/>
              </w:rPr>
            </w:rPrChange>
          </w:rPr>
          <w:t>T</w:t>
        </w:r>
      </w:ins>
      <w:ins w:id="1198" w:author="Prakash Singh Kshatreeya" w:date="2026-03-15T09:48:00Z">
        <w:r w:rsidRPr="002F1F6C">
          <w:rPr>
            <w:sz w:val="28"/>
            <w:szCs w:val="28"/>
            <w:lang w:val="en-US"/>
            <w:rPrChange w:id="1199" w:author="Prakash Singh Kshatreeya" w:date="2026-03-15T09:49:00Z">
              <w:rPr>
                <w:b/>
                <w:bCs/>
                <w:sz w:val="28"/>
                <w:szCs w:val="28"/>
                <w:lang w:val="en-US"/>
              </w:rPr>
            </w:rPrChange>
          </w:rPr>
          <w:t>ypeError</w:t>
        </w:r>
        <w:proofErr w:type="spellEnd"/>
        <w:r>
          <w:rPr>
            <w:b/>
            <w:bCs/>
            <w:sz w:val="28"/>
            <w:szCs w:val="28"/>
            <w:lang w:val="en-US"/>
          </w:rPr>
          <w:t xml:space="preserve"> </w:t>
        </w:r>
        <w:r>
          <w:rPr>
            <w:sz w:val="28"/>
            <w:szCs w:val="28"/>
            <w:lang w:val="en-US"/>
          </w:rPr>
          <w:t>:</w:t>
        </w:r>
        <w:proofErr w:type="gramEnd"/>
        <w:r>
          <w:rPr>
            <w:sz w:val="28"/>
            <w:szCs w:val="28"/>
            <w:lang w:val="en-US"/>
          </w:rPr>
          <w:t xml:space="preserve"> can only concatenate str (not ‘list’) to str</w:t>
        </w:r>
      </w:ins>
    </w:p>
    <w:p w14:paraId="0DAC3FEC" w14:textId="3C5AD37F" w:rsidR="002F1F6C" w:rsidRDefault="002F1F6C" w:rsidP="002F1F6C">
      <w:pPr>
        <w:rPr>
          <w:ins w:id="1200" w:author="Prakash Singh Kshatreeya" w:date="2026-03-15T09:49:00Z"/>
          <w:b/>
          <w:bCs/>
          <w:sz w:val="28"/>
          <w:szCs w:val="28"/>
          <w:lang w:val="en-US"/>
        </w:rPr>
      </w:pPr>
      <w:proofErr w:type="spellStart"/>
      <w:ins w:id="1201" w:author="Prakash Singh Kshatreeya" w:date="2026-03-15T09:50:00Z">
        <w:r>
          <w:rPr>
            <w:b/>
            <w:bCs/>
            <w:sz w:val="28"/>
            <w:szCs w:val="28"/>
            <w:lang w:val="en-US"/>
          </w:rPr>
          <w:t>I</w:t>
        </w:r>
      </w:ins>
      <w:ins w:id="1202" w:author="Prakash Singh Kshatreeya" w:date="2026-03-15T09:49:00Z">
        <w:r>
          <w:rPr>
            <w:b/>
            <w:bCs/>
            <w:sz w:val="28"/>
            <w:szCs w:val="28"/>
            <w:lang w:val="en-US"/>
          </w:rPr>
          <w:t>ndexError</w:t>
        </w:r>
        <w:proofErr w:type="spellEnd"/>
        <w:r>
          <w:rPr>
            <w:b/>
            <w:bCs/>
            <w:sz w:val="28"/>
            <w:szCs w:val="28"/>
            <w:lang w:val="en-US"/>
          </w:rPr>
          <w:t>:</w:t>
        </w:r>
      </w:ins>
    </w:p>
    <w:p w14:paraId="09410BDD" w14:textId="489091E4" w:rsidR="002F1F6C" w:rsidRPr="002F1F6C" w:rsidRDefault="002F1F6C" w:rsidP="002F1F6C">
      <w:pPr>
        <w:pStyle w:val="ListParagraph"/>
        <w:numPr>
          <w:ilvl w:val="0"/>
          <w:numId w:val="1"/>
        </w:numPr>
        <w:rPr>
          <w:ins w:id="1203" w:author="Prakash Singh Kshatreeya" w:date="2026-03-15T09:51:00Z"/>
          <w:b/>
          <w:bCs/>
          <w:sz w:val="28"/>
          <w:szCs w:val="28"/>
          <w:lang w:val="en-US"/>
          <w:rPrChange w:id="1204" w:author="Prakash Singh Kshatreeya" w:date="2026-03-15T09:51:00Z">
            <w:rPr>
              <w:ins w:id="1205" w:author="Prakash Singh Kshatreeya" w:date="2026-03-15T09:51:00Z"/>
              <w:sz w:val="28"/>
              <w:szCs w:val="28"/>
              <w:lang w:val="en-US"/>
            </w:rPr>
          </w:rPrChange>
        </w:rPr>
      </w:pPr>
      <w:ins w:id="1206" w:author="Prakash Singh Kshatreeya" w:date="2026-03-15T09:50:00Z">
        <w:r>
          <w:rPr>
            <w:sz w:val="28"/>
            <w:szCs w:val="28"/>
            <w:lang w:val="en-US"/>
          </w:rPr>
          <w:t xml:space="preserve">Occurs when you try to access an element in a list using an invalid index (i.e. one that is outside the range of the list or </w:t>
        </w:r>
      </w:ins>
      <w:ins w:id="1207" w:author="Prakash Singh Kshatreeya" w:date="2026-03-15T09:51:00Z">
        <w:r>
          <w:rPr>
            <w:sz w:val="28"/>
            <w:szCs w:val="28"/>
            <w:lang w:val="en-US"/>
          </w:rPr>
          <w:t>string)</w:t>
        </w:r>
      </w:ins>
    </w:p>
    <w:p w14:paraId="2A640078" w14:textId="0E1FA2EA" w:rsidR="002F1F6C" w:rsidRPr="002F1F6C" w:rsidRDefault="002F1F6C" w:rsidP="002F1F6C">
      <w:pPr>
        <w:pStyle w:val="ListParagraph"/>
        <w:numPr>
          <w:ilvl w:val="0"/>
          <w:numId w:val="1"/>
        </w:numPr>
        <w:rPr>
          <w:ins w:id="1208" w:author="Prakash Singh Kshatreeya" w:date="2026-03-15T09:51:00Z"/>
          <w:b/>
          <w:bCs/>
          <w:sz w:val="28"/>
          <w:szCs w:val="28"/>
          <w:lang w:val="en-US"/>
          <w:rPrChange w:id="1209" w:author="Prakash Singh Kshatreeya" w:date="2026-03-15T09:51:00Z">
            <w:rPr>
              <w:ins w:id="1210" w:author="Prakash Singh Kshatreeya" w:date="2026-03-15T09:51:00Z"/>
              <w:sz w:val="28"/>
              <w:szCs w:val="28"/>
              <w:lang w:val="en-US"/>
            </w:rPr>
          </w:rPrChange>
        </w:rPr>
      </w:pPr>
      <w:ins w:id="1211" w:author="Prakash Singh Kshatreeya" w:date="2026-03-15T09:51:00Z">
        <w:r>
          <w:rPr>
            <w:sz w:val="28"/>
            <w:szCs w:val="28"/>
            <w:lang w:val="en-US"/>
          </w:rPr>
          <w:t>List = [‘hello’]</w:t>
        </w:r>
      </w:ins>
    </w:p>
    <w:p w14:paraId="366CFBA1" w14:textId="33508A59" w:rsidR="003514D6" w:rsidRDefault="003514D6" w:rsidP="003514D6">
      <w:pPr>
        <w:pStyle w:val="ListParagraph"/>
        <w:rPr>
          <w:ins w:id="1212" w:author="Prakash Singh Kshatreeya" w:date="2026-03-15T09:51:00Z"/>
          <w:sz w:val="28"/>
          <w:szCs w:val="28"/>
          <w:lang w:val="en-US"/>
        </w:rPr>
      </w:pPr>
      <w:proofErr w:type="gramStart"/>
      <w:ins w:id="1213" w:author="Prakash Singh Kshatreeya" w:date="2026-03-15T09:51:00Z">
        <w:r>
          <w:rPr>
            <w:sz w:val="28"/>
            <w:szCs w:val="28"/>
            <w:lang w:val="en-US"/>
          </w:rPr>
          <w:t>List[</w:t>
        </w:r>
        <w:proofErr w:type="gramEnd"/>
        <w:r>
          <w:rPr>
            <w:sz w:val="28"/>
            <w:szCs w:val="28"/>
            <w:lang w:val="en-US"/>
          </w:rPr>
          <w:t xml:space="preserve">2]  # </w:t>
        </w:r>
        <w:proofErr w:type="spellStart"/>
        <w:r>
          <w:rPr>
            <w:sz w:val="28"/>
            <w:szCs w:val="28"/>
            <w:lang w:val="en-US"/>
          </w:rPr>
          <w:t>IndexError</w:t>
        </w:r>
        <w:proofErr w:type="spellEnd"/>
        <w:r>
          <w:rPr>
            <w:sz w:val="28"/>
            <w:szCs w:val="28"/>
            <w:lang w:val="en-US"/>
          </w:rPr>
          <w:t>: list index out of range</w:t>
        </w:r>
      </w:ins>
    </w:p>
    <w:p w14:paraId="786AE895" w14:textId="775BF35B" w:rsidR="003514D6" w:rsidRDefault="003514D6" w:rsidP="003514D6">
      <w:pPr>
        <w:rPr>
          <w:ins w:id="1214" w:author="Prakash Singh Kshatreeya" w:date="2026-03-15T09:53:00Z"/>
          <w:b/>
          <w:bCs/>
          <w:sz w:val="28"/>
          <w:szCs w:val="28"/>
          <w:lang w:val="en-US"/>
        </w:rPr>
      </w:pPr>
      <w:proofErr w:type="spellStart"/>
      <w:ins w:id="1215" w:author="Prakash Singh Kshatreeya" w:date="2026-03-15T09:52:00Z">
        <w:r w:rsidRPr="003514D6">
          <w:rPr>
            <w:b/>
            <w:bCs/>
            <w:sz w:val="28"/>
            <w:szCs w:val="28"/>
            <w:lang w:val="en-US"/>
            <w:rPrChange w:id="1216" w:author="Prakash Singh Kshatreeya" w:date="2026-03-15T09:53:00Z">
              <w:rPr>
                <w:sz w:val="28"/>
                <w:szCs w:val="28"/>
                <w:lang w:val="en-US"/>
              </w:rPr>
            </w:rPrChange>
          </w:rPr>
          <w:t>ValueError</w:t>
        </w:r>
      </w:ins>
      <w:proofErr w:type="spellEnd"/>
      <w:ins w:id="1217" w:author="Prakash Singh Kshatreeya" w:date="2026-03-15T09:53:00Z">
        <w:r>
          <w:rPr>
            <w:b/>
            <w:bCs/>
            <w:sz w:val="28"/>
            <w:szCs w:val="28"/>
            <w:lang w:val="en-US"/>
          </w:rPr>
          <w:t>:</w:t>
        </w:r>
      </w:ins>
    </w:p>
    <w:p w14:paraId="4ABECDED" w14:textId="322E050C" w:rsidR="003514D6" w:rsidRPr="003514D6" w:rsidRDefault="003514D6" w:rsidP="003514D6">
      <w:pPr>
        <w:pStyle w:val="ListParagraph"/>
        <w:numPr>
          <w:ilvl w:val="0"/>
          <w:numId w:val="1"/>
        </w:numPr>
        <w:rPr>
          <w:ins w:id="1218" w:author="Prakash Singh Kshatreeya" w:date="2026-03-15T09:54:00Z"/>
          <w:b/>
          <w:bCs/>
          <w:sz w:val="28"/>
          <w:szCs w:val="28"/>
          <w:lang w:val="en-US"/>
          <w:rPrChange w:id="1219" w:author="Prakash Singh Kshatreeya" w:date="2026-03-15T09:54:00Z">
            <w:rPr>
              <w:ins w:id="1220" w:author="Prakash Singh Kshatreeya" w:date="2026-03-15T09:54:00Z"/>
              <w:sz w:val="28"/>
              <w:szCs w:val="28"/>
              <w:lang w:val="en-US"/>
            </w:rPr>
          </w:rPrChange>
        </w:rPr>
      </w:pPr>
      <w:ins w:id="1221" w:author="Prakash Singh Kshatreeya" w:date="2026-03-15T09:53:00Z">
        <w:r>
          <w:rPr>
            <w:sz w:val="28"/>
            <w:szCs w:val="28"/>
            <w:lang w:val="en-US"/>
          </w:rPr>
          <w:t xml:space="preserve">This occurs when a built-in operation or function receives an argument that </w:t>
        </w:r>
      </w:ins>
      <w:ins w:id="1222" w:author="Prakash Singh Kshatreeya" w:date="2026-03-15T09:54:00Z">
        <w:r>
          <w:rPr>
            <w:sz w:val="28"/>
            <w:szCs w:val="28"/>
            <w:lang w:val="en-US"/>
          </w:rPr>
          <w:t>has the right type but an inappropriate value</w:t>
        </w:r>
      </w:ins>
    </w:p>
    <w:p w14:paraId="535ACE49" w14:textId="3B79FF7A" w:rsidR="003514D6" w:rsidRPr="003514D6" w:rsidRDefault="003514D6" w:rsidP="003514D6">
      <w:pPr>
        <w:pStyle w:val="ListParagraph"/>
        <w:numPr>
          <w:ilvl w:val="0"/>
          <w:numId w:val="1"/>
        </w:numPr>
        <w:rPr>
          <w:ins w:id="1223" w:author="Prakash Singh Kshatreeya" w:date="2026-03-15T09:54:00Z"/>
          <w:b/>
          <w:bCs/>
          <w:sz w:val="28"/>
          <w:szCs w:val="28"/>
          <w:lang w:val="en-US"/>
          <w:rPrChange w:id="1224" w:author="Prakash Singh Kshatreeya" w:date="2026-03-15T09:54:00Z">
            <w:rPr>
              <w:ins w:id="1225" w:author="Prakash Singh Kshatreeya" w:date="2026-03-15T09:54:00Z"/>
              <w:sz w:val="28"/>
              <w:szCs w:val="28"/>
              <w:lang w:val="en-US"/>
            </w:rPr>
          </w:rPrChange>
        </w:rPr>
      </w:pPr>
      <w:ins w:id="1226" w:author="Prakash Singh Kshatreeya" w:date="2026-03-15T09:54:00Z">
        <w:r>
          <w:rPr>
            <w:sz w:val="28"/>
            <w:szCs w:val="28"/>
            <w:lang w:val="en-US"/>
          </w:rPr>
          <w:t>Int(‘num’)</w:t>
        </w:r>
      </w:ins>
    </w:p>
    <w:p w14:paraId="4AF63087" w14:textId="6660E91A" w:rsidR="003514D6" w:rsidRDefault="003514D6" w:rsidP="003514D6">
      <w:pPr>
        <w:pStyle w:val="ListParagraph"/>
        <w:rPr>
          <w:ins w:id="1227" w:author="Prakash Singh Kshatreeya" w:date="2026-03-15T09:55:00Z"/>
          <w:sz w:val="28"/>
          <w:szCs w:val="28"/>
          <w:lang w:val="en-US"/>
        </w:rPr>
      </w:pPr>
      <w:ins w:id="1228" w:author="Prakash Singh Kshatreeya" w:date="2026-03-15T09:54:00Z">
        <w:r>
          <w:rPr>
            <w:sz w:val="28"/>
            <w:szCs w:val="28"/>
            <w:lang w:val="en-US"/>
          </w:rPr>
          <w:t xml:space="preserve"># </w:t>
        </w:r>
        <w:proofErr w:type="spellStart"/>
        <w:r>
          <w:rPr>
            <w:sz w:val="28"/>
            <w:szCs w:val="28"/>
            <w:lang w:val="en-US"/>
          </w:rPr>
          <w:t>ValueError</w:t>
        </w:r>
        <w:proofErr w:type="spellEnd"/>
        <w:r>
          <w:rPr>
            <w:sz w:val="28"/>
            <w:szCs w:val="28"/>
            <w:lang w:val="en-US"/>
          </w:rPr>
          <w:t xml:space="preserve">: invalid </w:t>
        </w:r>
      </w:ins>
      <w:ins w:id="1229" w:author="Prakash Singh Kshatreeya" w:date="2026-03-15T09:55:00Z">
        <w:r>
          <w:rPr>
            <w:sz w:val="28"/>
            <w:szCs w:val="28"/>
            <w:lang w:val="en-US"/>
          </w:rPr>
          <w:t>l</w:t>
        </w:r>
      </w:ins>
      <w:ins w:id="1230" w:author="Prakash Singh Kshatreeya" w:date="2026-03-15T09:54:00Z">
        <w:r>
          <w:rPr>
            <w:sz w:val="28"/>
            <w:szCs w:val="28"/>
            <w:lang w:val="en-US"/>
          </w:rPr>
          <w:t xml:space="preserve">iteral for </w:t>
        </w:r>
        <w:proofErr w:type="gramStart"/>
        <w:r>
          <w:rPr>
            <w:sz w:val="28"/>
            <w:szCs w:val="28"/>
            <w:lang w:val="en-US"/>
          </w:rPr>
          <w:t>int(</w:t>
        </w:r>
        <w:proofErr w:type="gramEnd"/>
        <w:r>
          <w:rPr>
            <w:sz w:val="28"/>
            <w:szCs w:val="28"/>
            <w:lang w:val="en-US"/>
          </w:rPr>
          <w:t>) with base 10: ‘num’</w:t>
        </w:r>
      </w:ins>
    </w:p>
    <w:p w14:paraId="70444247" w14:textId="54567B81" w:rsidR="003514D6" w:rsidRDefault="003514D6" w:rsidP="003514D6">
      <w:pPr>
        <w:pStyle w:val="ListParagraph"/>
        <w:rPr>
          <w:ins w:id="1231" w:author="Prakash Singh Kshatreeya" w:date="2026-03-15T09:56:00Z"/>
          <w:sz w:val="28"/>
          <w:szCs w:val="28"/>
          <w:lang w:val="en-US"/>
        </w:rPr>
      </w:pPr>
      <w:proofErr w:type="gramStart"/>
      <w:ins w:id="1232" w:author="Prakash Singh Kshatreeya" w:date="2026-03-15T09:55:00Z">
        <w:r>
          <w:rPr>
            <w:sz w:val="28"/>
            <w:szCs w:val="28"/>
            <w:lang w:val="en-US"/>
          </w:rPr>
          <w:t>Int(</w:t>
        </w:r>
        <w:proofErr w:type="gramEnd"/>
        <w:r>
          <w:rPr>
            <w:sz w:val="28"/>
            <w:szCs w:val="28"/>
            <w:lang w:val="en-US"/>
          </w:rPr>
          <w:t>‘5’) #works!</w:t>
        </w:r>
      </w:ins>
    </w:p>
    <w:p w14:paraId="1832B27B" w14:textId="63B1BEEE" w:rsidR="003514D6" w:rsidRDefault="003514D6" w:rsidP="003514D6">
      <w:pPr>
        <w:rPr>
          <w:ins w:id="1233" w:author="Prakash Singh Kshatreeya" w:date="2026-03-15T09:56:00Z"/>
          <w:b/>
          <w:bCs/>
          <w:sz w:val="28"/>
          <w:szCs w:val="28"/>
          <w:lang w:val="en-US"/>
        </w:rPr>
      </w:pPr>
      <w:proofErr w:type="spellStart"/>
      <w:ins w:id="1234" w:author="Prakash Singh Kshatreeya" w:date="2026-03-15T09:56:00Z">
        <w:r>
          <w:rPr>
            <w:b/>
            <w:bCs/>
            <w:sz w:val="28"/>
            <w:szCs w:val="28"/>
            <w:lang w:val="en-US"/>
          </w:rPr>
          <w:t>KeyError</w:t>
        </w:r>
        <w:proofErr w:type="spellEnd"/>
        <w:r>
          <w:rPr>
            <w:b/>
            <w:bCs/>
            <w:sz w:val="28"/>
            <w:szCs w:val="28"/>
            <w:lang w:val="en-US"/>
          </w:rPr>
          <w:t>:</w:t>
        </w:r>
      </w:ins>
    </w:p>
    <w:p w14:paraId="5500B98B" w14:textId="20340539" w:rsidR="003514D6" w:rsidRPr="003514D6" w:rsidRDefault="003514D6" w:rsidP="003514D6">
      <w:pPr>
        <w:pStyle w:val="ListParagraph"/>
        <w:numPr>
          <w:ilvl w:val="0"/>
          <w:numId w:val="1"/>
        </w:numPr>
        <w:rPr>
          <w:ins w:id="1235" w:author="Prakash Singh Kshatreeya" w:date="2026-03-15T09:57:00Z"/>
          <w:b/>
          <w:bCs/>
          <w:sz w:val="28"/>
          <w:szCs w:val="28"/>
          <w:lang w:val="en-US"/>
          <w:rPrChange w:id="1236" w:author="Prakash Singh Kshatreeya" w:date="2026-03-15T09:57:00Z">
            <w:rPr>
              <w:ins w:id="1237" w:author="Prakash Singh Kshatreeya" w:date="2026-03-15T09:57:00Z"/>
              <w:sz w:val="28"/>
              <w:szCs w:val="28"/>
              <w:lang w:val="en-US"/>
            </w:rPr>
          </w:rPrChange>
        </w:rPr>
      </w:pPr>
      <w:ins w:id="1238" w:author="Prakash Singh Kshatreeya" w:date="2026-03-15T09:56:00Z">
        <w:r>
          <w:rPr>
            <w:sz w:val="28"/>
            <w:szCs w:val="28"/>
            <w:lang w:val="en-US"/>
          </w:rPr>
          <w:t>This occurs when a dictionary does not have a specific key.</w:t>
        </w:r>
      </w:ins>
    </w:p>
    <w:p w14:paraId="56ED403F" w14:textId="77777777" w:rsidR="003514D6" w:rsidRPr="003514D6" w:rsidRDefault="003514D6">
      <w:pPr>
        <w:pStyle w:val="ListParagraph"/>
        <w:rPr>
          <w:ins w:id="1239" w:author="Prakash Singh Kshatreeya" w:date="2026-03-15T09:56:00Z"/>
          <w:b/>
          <w:bCs/>
          <w:sz w:val="28"/>
          <w:szCs w:val="28"/>
          <w:lang w:val="en-US"/>
          <w:rPrChange w:id="1240" w:author="Prakash Singh Kshatreeya" w:date="2026-03-15T09:56:00Z">
            <w:rPr>
              <w:ins w:id="1241" w:author="Prakash Singh Kshatreeya" w:date="2026-03-15T09:56:00Z"/>
              <w:sz w:val="28"/>
              <w:szCs w:val="28"/>
              <w:lang w:val="en-US"/>
            </w:rPr>
          </w:rPrChange>
        </w:rPr>
        <w:pPrChange w:id="1242" w:author="Prakash Singh Kshatreeya" w:date="2026-03-15T09:57:00Z">
          <w:pPr>
            <w:pStyle w:val="ListParagraph"/>
            <w:numPr>
              <w:numId w:val="1"/>
            </w:numPr>
            <w:ind w:hanging="360"/>
          </w:pPr>
        </w:pPrChange>
      </w:pPr>
    </w:p>
    <w:p w14:paraId="45008356" w14:textId="437B8477" w:rsidR="003514D6" w:rsidRPr="003514D6" w:rsidRDefault="003514D6" w:rsidP="003514D6">
      <w:pPr>
        <w:pStyle w:val="ListParagraph"/>
        <w:numPr>
          <w:ilvl w:val="0"/>
          <w:numId w:val="1"/>
        </w:numPr>
        <w:rPr>
          <w:ins w:id="1243" w:author="Prakash Singh Kshatreeya" w:date="2026-03-15T09:57:00Z"/>
          <w:b/>
          <w:bCs/>
          <w:sz w:val="28"/>
          <w:szCs w:val="28"/>
          <w:lang w:val="en-US"/>
          <w:rPrChange w:id="1244" w:author="Prakash Singh Kshatreeya" w:date="2026-03-15T09:57:00Z">
            <w:rPr>
              <w:ins w:id="1245" w:author="Prakash Singh Kshatreeya" w:date="2026-03-15T09:57:00Z"/>
              <w:sz w:val="28"/>
              <w:szCs w:val="28"/>
              <w:lang w:val="en-US"/>
            </w:rPr>
          </w:rPrChange>
        </w:rPr>
      </w:pPr>
      <w:ins w:id="1246" w:author="Prakash Singh Kshatreeya" w:date="2026-03-15T09:56:00Z">
        <w:r>
          <w:rPr>
            <w:sz w:val="28"/>
            <w:szCs w:val="28"/>
            <w:lang w:val="en-US"/>
          </w:rPr>
          <w:lastRenderedPageBreak/>
          <w:t>Coll</w:t>
        </w:r>
      </w:ins>
      <w:ins w:id="1247" w:author="Prakash Singh Kshatreeya" w:date="2026-03-15T09:57:00Z">
        <w:r>
          <w:rPr>
            <w:sz w:val="28"/>
            <w:szCs w:val="28"/>
            <w:lang w:val="en-US"/>
          </w:rPr>
          <w:t>ection = {}</w:t>
        </w:r>
      </w:ins>
    </w:p>
    <w:p w14:paraId="0CFBD0EE" w14:textId="77777777" w:rsidR="003514D6" w:rsidRPr="003514D6" w:rsidRDefault="003514D6">
      <w:pPr>
        <w:pStyle w:val="ListParagraph"/>
        <w:rPr>
          <w:ins w:id="1248" w:author="Prakash Singh Kshatreeya" w:date="2026-03-15T09:57:00Z"/>
          <w:b/>
          <w:bCs/>
          <w:sz w:val="28"/>
          <w:szCs w:val="28"/>
          <w:lang w:val="en-US"/>
          <w:rPrChange w:id="1249" w:author="Prakash Singh Kshatreeya" w:date="2026-03-15T09:57:00Z">
            <w:rPr>
              <w:ins w:id="1250" w:author="Prakash Singh Kshatreeya" w:date="2026-03-15T09:57:00Z"/>
              <w:lang w:val="en-US"/>
            </w:rPr>
          </w:rPrChange>
        </w:rPr>
        <w:pPrChange w:id="1251" w:author="Prakash Singh Kshatreeya" w:date="2026-03-15T09:57:00Z">
          <w:pPr>
            <w:pStyle w:val="ListParagraph"/>
            <w:numPr>
              <w:numId w:val="1"/>
            </w:numPr>
            <w:ind w:hanging="360"/>
          </w:pPr>
        </w:pPrChange>
      </w:pPr>
    </w:p>
    <w:p w14:paraId="652291DE" w14:textId="4FCF8A4A" w:rsidR="003514D6" w:rsidRDefault="003514D6" w:rsidP="003514D6">
      <w:pPr>
        <w:pStyle w:val="ListParagraph"/>
        <w:rPr>
          <w:ins w:id="1252" w:author="Prakash Singh Kshatreeya" w:date="2026-03-15T09:58:00Z"/>
          <w:sz w:val="28"/>
          <w:szCs w:val="28"/>
          <w:lang w:val="en-US"/>
        </w:rPr>
      </w:pPr>
      <w:ins w:id="1253" w:author="Prakash Singh Kshatreeya" w:date="2026-03-15T09:57:00Z">
        <w:r>
          <w:rPr>
            <w:sz w:val="28"/>
            <w:szCs w:val="28"/>
            <w:lang w:val="en-US"/>
          </w:rPr>
          <w:t xml:space="preserve">Collection = {‘music} # </w:t>
        </w:r>
      </w:ins>
    </w:p>
    <w:p w14:paraId="03303F6A" w14:textId="7CDF6123" w:rsidR="003514D6" w:rsidRDefault="003514D6" w:rsidP="003514D6">
      <w:pPr>
        <w:rPr>
          <w:ins w:id="1254" w:author="Prakash Singh Kshatreeya" w:date="2026-03-15T09:58:00Z"/>
          <w:b/>
          <w:bCs/>
          <w:sz w:val="28"/>
          <w:szCs w:val="28"/>
          <w:lang w:val="en-US"/>
        </w:rPr>
      </w:pPr>
      <w:proofErr w:type="spellStart"/>
      <w:ins w:id="1255" w:author="Prakash Singh Kshatreeya" w:date="2026-03-15T09:58:00Z">
        <w:r>
          <w:rPr>
            <w:b/>
            <w:bCs/>
            <w:sz w:val="28"/>
            <w:szCs w:val="28"/>
            <w:lang w:val="en-US"/>
          </w:rPr>
          <w:t>AttrebuteError</w:t>
        </w:r>
        <w:proofErr w:type="spellEnd"/>
        <w:r>
          <w:rPr>
            <w:b/>
            <w:bCs/>
            <w:sz w:val="28"/>
            <w:szCs w:val="28"/>
            <w:lang w:val="en-US"/>
          </w:rPr>
          <w:t>:</w:t>
        </w:r>
      </w:ins>
    </w:p>
    <w:p w14:paraId="401A4D39" w14:textId="7DD7BC89" w:rsidR="003514D6" w:rsidRPr="003514D6" w:rsidRDefault="003514D6" w:rsidP="003514D6">
      <w:pPr>
        <w:pStyle w:val="ListParagraph"/>
        <w:numPr>
          <w:ilvl w:val="0"/>
          <w:numId w:val="1"/>
        </w:numPr>
        <w:rPr>
          <w:ins w:id="1256" w:author="Prakash Singh Kshatreeya" w:date="2026-03-15T09:58:00Z"/>
          <w:b/>
          <w:bCs/>
          <w:sz w:val="28"/>
          <w:szCs w:val="28"/>
          <w:lang w:val="en-US"/>
          <w:rPrChange w:id="1257" w:author="Prakash Singh Kshatreeya" w:date="2026-03-15T09:58:00Z">
            <w:rPr>
              <w:ins w:id="1258" w:author="Prakash Singh Kshatreeya" w:date="2026-03-15T09:58:00Z"/>
              <w:sz w:val="28"/>
              <w:szCs w:val="28"/>
              <w:lang w:val="en-US"/>
            </w:rPr>
          </w:rPrChange>
        </w:rPr>
      </w:pPr>
      <w:ins w:id="1259" w:author="Prakash Singh Kshatreeya" w:date="2026-03-15T09:58:00Z">
        <w:r>
          <w:rPr>
            <w:sz w:val="28"/>
            <w:szCs w:val="28"/>
            <w:lang w:val="en-US"/>
          </w:rPr>
          <w:t>This occurs when a variable does not have an attribute</w:t>
        </w:r>
      </w:ins>
    </w:p>
    <w:p w14:paraId="7CCF9588" w14:textId="35484B5D" w:rsidR="003514D6" w:rsidRPr="003514D6" w:rsidRDefault="003514D6" w:rsidP="003514D6">
      <w:pPr>
        <w:pStyle w:val="ListParagraph"/>
        <w:numPr>
          <w:ilvl w:val="0"/>
          <w:numId w:val="1"/>
        </w:numPr>
        <w:rPr>
          <w:ins w:id="1260" w:author="Prakash Singh Kshatreeya" w:date="2026-03-15T09:59:00Z"/>
          <w:b/>
          <w:bCs/>
          <w:sz w:val="28"/>
          <w:szCs w:val="28"/>
          <w:lang w:val="en-US"/>
          <w:rPrChange w:id="1261" w:author="Prakash Singh Kshatreeya" w:date="2026-03-15T09:59:00Z">
            <w:rPr>
              <w:ins w:id="1262" w:author="Prakash Singh Kshatreeya" w:date="2026-03-15T09:59:00Z"/>
              <w:sz w:val="28"/>
              <w:szCs w:val="28"/>
              <w:lang w:val="en-US"/>
            </w:rPr>
          </w:rPrChange>
        </w:rPr>
      </w:pPr>
      <w:ins w:id="1263" w:author="Prakash Singh Kshatreeya" w:date="2026-03-15T09:58:00Z">
        <w:r>
          <w:rPr>
            <w:sz w:val="28"/>
            <w:szCs w:val="28"/>
            <w:lang w:val="en-US"/>
          </w:rPr>
          <w:t>‘some t</w:t>
        </w:r>
      </w:ins>
      <w:ins w:id="1264" w:author="Prakash Singh Kshatreeya" w:date="2026-03-15T09:59:00Z">
        <w:r>
          <w:rPr>
            <w:sz w:val="28"/>
            <w:szCs w:val="28"/>
            <w:lang w:val="en-US"/>
          </w:rPr>
          <w:t>ext</w:t>
        </w:r>
        <w:proofErr w:type="gramStart"/>
        <w:r>
          <w:rPr>
            <w:sz w:val="28"/>
            <w:szCs w:val="28"/>
            <w:lang w:val="en-US"/>
          </w:rPr>
          <w:t>’.</w:t>
        </w:r>
        <w:proofErr w:type="spellStart"/>
        <w:r>
          <w:rPr>
            <w:sz w:val="28"/>
            <w:szCs w:val="28"/>
            <w:lang w:val="en-US"/>
          </w:rPr>
          <w:t>wassup</w:t>
        </w:r>
        <w:proofErr w:type="spellEnd"/>
        <w:proofErr w:type="gramEnd"/>
        <w:r>
          <w:rPr>
            <w:sz w:val="28"/>
            <w:szCs w:val="28"/>
            <w:lang w:val="en-US"/>
          </w:rPr>
          <w:t>()</w:t>
        </w:r>
      </w:ins>
    </w:p>
    <w:p w14:paraId="42B7D8DD" w14:textId="0AEC7E10" w:rsidR="003514D6" w:rsidRDefault="003514D6" w:rsidP="003514D6">
      <w:pPr>
        <w:pStyle w:val="ListParagraph"/>
        <w:rPr>
          <w:ins w:id="1265" w:author="Prakash Singh Kshatreeya" w:date="2026-03-15T09:59:00Z"/>
          <w:sz w:val="28"/>
          <w:szCs w:val="28"/>
          <w:lang w:val="en-US"/>
        </w:rPr>
      </w:pPr>
      <w:ins w:id="1266" w:author="Prakash Singh Kshatreeya" w:date="2026-03-15T09:59:00Z">
        <w:r>
          <w:rPr>
            <w:sz w:val="28"/>
            <w:szCs w:val="28"/>
            <w:lang w:val="en-US"/>
          </w:rPr>
          <w:t xml:space="preserve"># </w:t>
        </w:r>
        <w:proofErr w:type="spellStart"/>
        <w:r>
          <w:rPr>
            <w:sz w:val="28"/>
            <w:szCs w:val="28"/>
            <w:lang w:val="en-US"/>
          </w:rPr>
          <w:t>AttributeError</w:t>
        </w:r>
        <w:proofErr w:type="spellEnd"/>
        <w:r>
          <w:rPr>
            <w:sz w:val="28"/>
            <w:szCs w:val="28"/>
            <w:lang w:val="en-US"/>
          </w:rPr>
          <w:t>: ‘str’ object has not attribute ‘</w:t>
        </w:r>
        <w:proofErr w:type="spellStart"/>
        <w:r>
          <w:rPr>
            <w:sz w:val="28"/>
            <w:szCs w:val="28"/>
            <w:lang w:val="en-US"/>
          </w:rPr>
          <w:t>wassup</w:t>
        </w:r>
        <w:proofErr w:type="spellEnd"/>
        <w:r>
          <w:rPr>
            <w:sz w:val="28"/>
            <w:szCs w:val="28"/>
            <w:lang w:val="en-US"/>
          </w:rPr>
          <w:t>’</w:t>
        </w:r>
      </w:ins>
    </w:p>
    <w:p w14:paraId="1316EF1D" w14:textId="7FD22C3B" w:rsidR="003514D6" w:rsidRPr="003514D6" w:rsidRDefault="003514D6" w:rsidP="003514D6">
      <w:pPr>
        <w:pStyle w:val="ListParagraph"/>
        <w:numPr>
          <w:ilvl w:val="0"/>
          <w:numId w:val="1"/>
        </w:numPr>
        <w:rPr>
          <w:ins w:id="1267" w:author="Prakash Singh Kshatreeya" w:date="2026-03-15T10:00:00Z"/>
          <w:b/>
          <w:bCs/>
          <w:sz w:val="28"/>
          <w:szCs w:val="28"/>
          <w:lang w:val="en-US"/>
          <w:rPrChange w:id="1268" w:author="Prakash Singh Kshatreeya" w:date="2026-03-15T10:00:00Z">
            <w:rPr>
              <w:ins w:id="1269" w:author="Prakash Singh Kshatreeya" w:date="2026-03-15T10:00:00Z"/>
              <w:sz w:val="28"/>
              <w:szCs w:val="28"/>
              <w:lang w:val="en-US"/>
            </w:rPr>
          </w:rPrChange>
        </w:rPr>
      </w:pPr>
      <w:proofErr w:type="gramStart"/>
      <w:ins w:id="1270" w:author="Prakash Singh Kshatreeya" w:date="2026-03-15T10:00:00Z">
        <w:r>
          <w:rPr>
            <w:b/>
            <w:bCs/>
            <w:sz w:val="28"/>
            <w:szCs w:val="28"/>
            <w:lang w:val="en-US"/>
          </w:rPr>
          <w:t xml:space="preserve">‘ </w:t>
        </w:r>
        <w:r>
          <w:rPr>
            <w:b/>
            <w:bCs/>
            <w:sz w:val="28"/>
            <w:szCs w:val="28"/>
            <w:lang w:val="en-US"/>
          </w:rPr>
          <w:tab/>
        </w:r>
        <w:proofErr w:type="gramEnd"/>
        <w:r>
          <w:rPr>
            <w:b/>
            <w:bCs/>
            <w:sz w:val="28"/>
            <w:szCs w:val="28"/>
            <w:lang w:val="en-US"/>
          </w:rPr>
          <w:t>‘.join</w:t>
        </w:r>
        <w:r>
          <w:rPr>
            <w:sz w:val="28"/>
            <w:szCs w:val="28"/>
            <w:lang w:val="en-US"/>
          </w:rPr>
          <w:t>([‘some’, ‘text’])</w:t>
        </w:r>
      </w:ins>
    </w:p>
    <w:p w14:paraId="1BFC4854" w14:textId="20C7F037" w:rsidR="003514D6" w:rsidRDefault="003514D6" w:rsidP="003514D6">
      <w:pPr>
        <w:pStyle w:val="ListParagraph"/>
        <w:rPr>
          <w:ins w:id="1271" w:author="Prakash Singh Kshatreeya" w:date="2026-03-15T10:01:00Z"/>
          <w:sz w:val="28"/>
          <w:szCs w:val="28"/>
          <w:lang w:val="en-US"/>
        </w:rPr>
      </w:pPr>
      <w:ins w:id="1272" w:author="Prakash Singh Kshatreeya" w:date="2026-03-15T10:00:00Z">
        <w:r>
          <w:rPr>
            <w:b/>
            <w:bCs/>
            <w:sz w:val="28"/>
            <w:szCs w:val="28"/>
            <w:lang w:val="en-US"/>
          </w:rPr>
          <w:t># works!</w:t>
        </w:r>
      </w:ins>
      <w:ins w:id="1273" w:author="Prakash Singh Kshatreeya" w:date="2026-03-15T10:01:00Z">
        <w:r>
          <w:rPr>
            <w:b/>
            <w:bCs/>
            <w:sz w:val="28"/>
            <w:szCs w:val="28"/>
            <w:lang w:val="en-US"/>
          </w:rPr>
          <w:t xml:space="preserve"> </w:t>
        </w:r>
        <w:proofErr w:type="gramStart"/>
        <w:r>
          <w:rPr>
            <w:sz w:val="28"/>
            <w:szCs w:val="28"/>
            <w:lang w:val="en-US"/>
          </w:rPr>
          <w:t>Because .join</w:t>
        </w:r>
        <w:proofErr w:type="gramEnd"/>
        <w:r>
          <w:rPr>
            <w:sz w:val="28"/>
            <w:szCs w:val="28"/>
            <w:lang w:val="en-US"/>
          </w:rPr>
          <w:t>() is an attribute on the class String</w:t>
        </w:r>
        <w:r w:rsidR="00F348D4">
          <w:rPr>
            <w:sz w:val="28"/>
            <w:szCs w:val="28"/>
            <w:lang w:val="en-US"/>
          </w:rPr>
          <w:t>.</w:t>
        </w:r>
      </w:ins>
    </w:p>
    <w:p w14:paraId="24765688" w14:textId="066FA506" w:rsidR="00F348D4" w:rsidRDefault="00F348D4" w:rsidP="00F348D4">
      <w:pPr>
        <w:pStyle w:val="ListParagraph"/>
        <w:numPr>
          <w:ilvl w:val="0"/>
          <w:numId w:val="1"/>
        </w:numPr>
        <w:rPr>
          <w:ins w:id="1274" w:author="Prakash Singh Kshatreeya" w:date="2026-03-15T10:02:00Z"/>
          <w:sz w:val="28"/>
          <w:szCs w:val="28"/>
          <w:lang w:val="en-US"/>
        </w:rPr>
      </w:pPr>
      <w:proofErr w:type="gramStart"/>
      <w:ins w:id="1275" w:author="Prakash Singh Kshatreeya" w:date="2026-03-15T10:01:00Z">
        <w:r>
          <w:rPr>
            <w:b/>
            <w:bCs/>
            <w:sz w:val="28"/>
            <w:szCs w:val="28"/>
            <w:lang w:val="en-US"/>
          </w:rPr>
          <w:t>‘ ’</w:t>
        </w:r>
        <w:proofErr w:type="gramEnd"/>
        <w:r>
          <w:rPr>
            <w:b/>
            <w:bCs/>
            <w:sz w:val="28"/>
            <w:szCs w:val="28"/>
            <w:lang w:val="en-US"/>
          </w:rPr>
          <w:t>.join</w:t>
        </w:r>
      </w:ins>
      <w:ins w:id="1276" w:author="Prakash Singh Kshatreeya" w:date="2026-03-15T10:04:00Z">
        <w:r>
          <w:rPr>
            <w:b/>
            <w:bCs/>
            <w:sz w:val="28"/>
            <w:szCs w:val="28"/>
            <w:lang w:val="en-US"/>
          </w:rPr>
          <w:t>t</w:t>
        </w:r>
      </w:ins>
      <w:ins w:id="1277" w:author="Prakash Singh Kshatreeya" w:date="2026-03-15T10:01:00Z">
        <w:r>
          <w:rPr>
            <w:sz w:val="28"/>
            <w:szCs w:val="28"/>
            <w:lang w:val="en-US"/>
          </w:rPr>
          <w:t>([</w:t>
        </w:r>
        <w:proofErr w:type="spellStart"/>
        <w:r>
          <w:rPr>
            <w:sz w:val="28"/>
            <w:szCs w:val="28"/>
            <w:lang w:val="en-US"/>
          </w:rPr>
          <w:t>some’,’text</w:t>
        </w:r>
        <w:proofErr w:type="spellEnd"/>
        <w:r>
          <w:rPr>
            <w:sz w:val="28"/>
            <w:szCs w:val="28"/>
            <w:lang w:val="en-US"/>
          </w:rPr>
          <w:t>’</w:t>
        </w:r>
      </w:ins>
      <w:ins w:id="1278" w:author="Prakash Singh Kshatreeya" w:date="2026-03-15T10:02:00Z">
        <w:r>
          <w:rPr>
            <w:sz w:val="28"/>
            <w:szCs w:val="28"/>
            <w:lang w:val="en-US"/>
          </w:rPr>
          <w:t>])</w:t>
        </w:r>
      </w:ins>
    </w:p>
    <w:p w14:paraId="21B0AA86" w14:textId="65DAA72B" w:rsidR="00F348D4" w:rsidRDefault="00F348D4" w:rsidP="00F348D4">
      <w:pPr>
        <w:pStyle w:val="ListParagraph"/>
        <w:rPr>
          <w:ins w:id="1279" w:author="Prakash Singh Kshatreeya" w:date="2026-03-15T10:04:00Z"/>
          <w:sz w:val="28"/>
          <w:szCs w:val="28"/>
          <w:lang w:val="en-US"/>
        </w:rPr>
      </w:pPr>
      <w:ins w:id="1280" w:author="Prakash Singh Kshatreeya" w:date="2026-03-15T10:02:00Z">
        <w:r>
          <w:rPr>
            <w:b/>
            <w:bCs/>
            <w:sz w:val="28"/>
            <w:szCs w:val="28"/>
            <w:lang w:val="en-US"/>
          </w:rPr>
          <w:t xml:space="preserve"># </w:t>
        </w:r>
      </w:ins>
      <w:proofErr w:type="spellStart"/>
      <w:ins w:id="1281" w:author="Prakash Singh Kshatreeya" w:date="2026-03-15T10:04:00Z">
        <w:r>
          <w:rPr>
            <w:sz w:val="28"/>
            <w:szCs w:val="28"/>
            <w:lang w:val="en-US"/>
          </w:rPr>
          <w:t>AttributeError</w:t>
        </w:r>
        <w:proofErr w:type="spellEnd"/>
        <w:r>
          <w:rPr>
            <w:sz w:val="28"/>
            <w:szCs w:val="28"/>
            <w:lang w:val="en-US"/>
          </w:rPr>
          <w:t>: ‘str’ object has not attribute ‘joint’</w:t>
        </w:r>
      </w:ins>
    </w:p>
    <w:p w14:paraId="6FFD233F" w14:textId="77777777" w:rsidR="00F348D4" w:rsidRDefault="00F348D4" w:rsidP="00F348D4">
      <w:pPr>
        <w:rPr>
          <w:ins w:id="1282" w:author="Prakash Singh Kshatreeya" w:date="2026-03-15T10:04:00Z"/>
          <w:sz w:val="28"/>
          <w:szCs w:val="28"/>
          <w:lang w:val="en-US"/>
        </w:rPr>
      </w:pPr>
    </w:p>
    <w:p w14:paraId="231816A1" w14:textId="59093AD2" w:rsidR="00F348D4" w:rsidRDefault="00F348D4" w:rsidP="00F348D4">
      <w:pPr>
        <w:jc w:val="center"/>
        <w:rPr>
          <w:ins w:id="1283" w:author="Prakash Singh Kshatreeya" w:date="2026-03-15T10:07:00Z"/>
          <w:b/>
          <w:bCs/>
          <w:sz w:val="28"/>
          <w:szCs w:val="28"/>
          <w:lang w:val="en-US"/>
        </w:rPr>
      </w:pPr>
      <w:ins w:id="1284" w:author="Prakash Singh Kshatreeya" w:date="2026-03-15T10:05:00Z">
        <w:r w:rsidRPr="00F348D4">
          <w:rPr>
            <w:b/>
            <w:bCs/>
            <w:sz w:val="28"/>
            <w:szCs w:val="28"/>
            <w:lang w:val="en-US"/>
            <w:rPrChange w:id="1285" w:author="Prakash Singh Kshatreeya" w:date="2026-03-15T10:05:00Z">
              <w:rPr>
                <w:sz w:val="28"/>
                <w:szCs w:val="28"/>
                <w:lang w:val="en-US"/>
              </w:rPr>
            </w:rPrChange>
          </w:rPr>
          <w:t>Raise your own e</w:t>
        </w:r>
      </w:ins>
      <w:ins w:id="1286" w:author="Prakash Singh Kshatreeya" w:date="2026-03-15T10:07:00Z">
        <w:r>
          <w:rPr>
            <w:b/>
            <w:bCs/>
            <w:sz w:val="28"/>
            <w:szCs w:val="28"/>
            <w:lang w:val="en-US"/>
          </w:rPr>
          <w:t>xception</w:t>
        </w:r>
      </w:ins>
    </w:p>
    <w:p w14:paraId="5A2311A1" w14:textId="7D0A6E53" w:rsidR="00F348D4" w:rsidRPr="00493509" w:rsidRDefault="00F348D4" w:rsidP="00F348D4">
      <w:pPr>
        <w:pStyle w:val="ListParagraph"/>
        <w:numPr>
          <w:ilvl w:val="0"/>
          <w:numId w:val="1"/>
        </w:numPr>
        <w:rPr>
          <w:ins w:id="1287" w:author="Prakash Singh Kshatreeya" w:date="2026-03-15T10:20:00Z"/>
          <w:b/>
          <w:bCs/>
          <w:sz w:val="28"/>
          <w:szCs w:val="28"/>
          <w:lang w:val="en-US"/>
          <w:rPrChange w:id="1288" w:author="Prakash Singh Kshatreeya" w:date="2026-03-15T10:20:00Z">
            <w:rPr>
              <w:ins w:id="1289" w:author="Prakash Singh Kshatreeya" w:date="2026-03-15T10:20:00Z"/>
              <w:sz w:val="28"/>
              <w:szCs w:val="28"/>
              <w:lang w:val="en-US"/>
            </w:rPr>
          </w:rPrChange>
        </w:rPr>
      </w:pPr>
      <w:ins w:id="1290" w:author="Prakash Singh Kshatreeya" w:date="2026-03-15T10:19:00Z">
        <w:r>
          <w:rPr>
            <w:b/>
            <w:bCs/>
            <w:sz w:val="28"/>
            <w:szCs w:val="28"/>
            <w:lang w:val="en-US"/>
          </w:rPr>
          <w:t xml:space="preserve">In </w:t>
        </w:r>
        <w:proofErr w:type="gramStart"/>
        <w:r>
          <w:rPr>
            <w:b/>
            <w:bCs/>
            <w:sz w:val="28"/>
            <w:szCs w:val="28"/>
            <w:lang w:val="en-US"/>
          </w:rPr>
          <w:t xml:space="preserve">python </w:t>
        </w:r>
        <w:r>
          <w:rPr>
            <w:sz w:val="28"/>
            <w:szCs w:val="28"/>
            <w:lang w:val="en-US"/>
          </w:rPr>
          <w:t xml:space="preserve"> we</w:t>
        </w:r>
        <w:proofErr w:type="gramEnd"/>
        <w:r>
          <w:rPr>
            <w:sz w:val="28"/>
            <w:szCs w:val="28"/>
            <w:lang w:val="en-US"/>
          </w:rPr>
          <w:t xml:space="preserve"> can also throw errors using the raise keyword. This is </w:t>
        </w:r>
      </w:ins>
      <w:ins w:id="1291" w:author="Prakash Singh Kshatreeya" w:date="2026-03-15T10:20:00Z">
        <w:r>
          <w:rPr>
            <w:sz w:val="28"/>
            <w:szCs w:val="28"/>
            <w:lang w:val="en-US"/>
          </w:rPr>
          <w:t>helpful when creating your ow</w:t>
        </w:r>
        <w:r w:rsidR="00493509">
          <w:rPr>
            <w:sz w:val="28"/>
            <w:szCs w:val="28"/>
            <w:lang w:val="en-US"/>
          </w:rPr>
          <w:t>n</w:t>
        </w:r>
        <w:r>
          <w:rPr>
            <w:sz w:val="28"/>
            <w:szCs w:val="28"/>
            <w:lang w:val="en-US"/>
          </w:rPr>
          <w:t xml:space="preserve"> kinds of exception and error messages</w:t>
        </w:r>
      </w:ins>
    </w:p>
    <w:p w14:paraId="0EE85BC4" w14:textId="36CE7EFD" w:rsidR="00493509" w:rsidRPr="00493509" w:rsidRDefault="00493509" w:rsidP="00493509">
      <w:pPr>
        <w:pStyle w:val="ListParagraph"/>
        <w:numPr>
          <w:ilvl w:val="0"/>
          <w:numId w:val="3"/>
        </w:numPr>
        <w:rPr>
          <w:ins w:id="1292" w:author="Prakash Singh Kshatreeya" w:date="2026-03-15T10:21:00Z"/>
          <w:sz w:val="28"/>
          <w:szCs w:val="28"/>
          <w:lang w:val="en-US"/>
          <w:rPrChange w:id="1293" w:author="Prakash Singh Kshatreeya" w:date="2026-03-15T10:24:00Z">
            <w:rPr>
              <w:ins w:id="1294" w:author="Prakash Singh Kshatreeya" w:date="2026-03-15T10:21:00Z"/>
              <w:b/>
              <w:bCs/>
              <w:sz w:val="28"/>
              <w:szCs w:val="28"/>
              <w:lang w:val="en-US"/>
            </w:rPr>
          </w:rPrChange>
        </w:rPr>
      </w:pPr>
      <w:ins w:id="1295" w:author="Prakash Singh Kshatreeya" w:date="2026-03-15T10:22:00Z">
        <w:r w:rsidRPr="00493509">
          <w:rPr>
            <w:sz w:val="28"/>
            <w:szCs w:val="28"/>
            <w:lang w:val="en-US"/>
            <w:rPrChange w:id="1296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>r</w:t>
        </w:r>
      </w:ins>
      <w:ins w:id="1297" w:author="Prakash Singh Kshatreeya" w:date="2026-03-15T10:20:00Z">
        <w:r w:rsidRPr="00493509">
          <w:rPr>
            <w:sz w:val="28"/>
            <w:szCs w:val="28"/>
            <w:lang w:val="en-US"/>
            <w:rPrChange w:id="1298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aise </w:t>
        </w:r>
        <w:proofErr w:type="spellStart"/>
        <w:proofErr w:type="gramStart"/>
        <w:r w:rsidRPr="00493509">
          <w:rPr>
            <w:sz w:val="28"/>
            <w:szCs w:val="28"/>
            <w:lang w:val="en-US"/>
            <w:rPrChange w:id="1299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>ValueError</w:t>
        </w:r>
        <w:proofErr w:type="spellEnd"/>
        <w:r w:rsidRPr="00493509">
          <w:rPr>
            <w:sz w:val="28"/>
            <w:szCs w:val="28"/>
            <w:lang w:val="en-US"/>
            <w:rPrChange w:id="1300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>(</w:t>
        </w:r>
        <w:proofErr w:type="gramEnd"/>
        <w:r w:rsidRPr="00493509">
          <w:rPr>
            <w:sz w:val="28"/>
            <w:szCs w:val="28"/>
            <w:lang w:val="en-US"/>
            <w:rPrChange w:id="1301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‘invalid </w:t>
        </w:r>
      </w:ins>
      <w:ins w:id="1302" w:author="Prakash Singh Kshatreeya" w:date="2026-03-15T10:21:00Z">
        <w:r w:rsidRPr="00493509">
          <w:rPr>
            <w:sz w:val="28"/>
            <w:szCs w:val="28"/>
            <w:lang w:val="en-US"/>
            <w:rPrChange w:id="1303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>value’)</w:t>
        </w:r>
      </w:ins>
    </w:p>
    <w:p w14:paraId="237FA144" w14:textId="2EE674A5" w:rsidR="00493509" w:rsidRPr="00493509" w:rsidRDefault="00493509">
      <w:pPr>
        <w:pStyle w:val="ListParagraph"/>
        <w:ind w:left="1080"/>
        <w:rPr>
          <w:ins w:id="1304" w:author="Prakash Singh Kshatreeya" w:date="2026-03-15T10:21:00Z"/>
          <w:sz w:val="28"/>
          <w:szCs w:val="28"/>
          <w:lang w:val="en-US"/>
          <w:rPrChange w:id="1305" w:author="Prakash Singh Kshatreeya" w:date="2026-03-15T10:24:00Z">
            <w:rPr>
              <w:ins w:id="1306" w:author="Prakash Singh Kshatreeya" w:date="2026-03-15T10:21:00Z"/>
              <w:b/>
              <w:bCs/>
              <w:sz w:val="28"/>
              <w:szCs w:val="28"/>
              <w:lang w:val="en-US"/>
            </w:rPr>
          </w:rPrChange>
        </w:rPr>
        <w:pPrChange w:id="1307" w:author="Prakash Singh Kshatreeya" w:date="2026-03-15T10:21:00Z">
          <w:pPr>
            <w:pStyle w:val="ListParagraph"/>
            <w:numPr>
              <w:numId w:val="3"/>
            </w:numPr>
            <w:ind w:left="1080" w:hanging="360"/>
          </w:pPr>
        </w:pPrChange>
      </w:pPr>
      <w:ins w:id="1308" w:author="Prakash Singh Kshatreeya" w:date="2026-03-15T10:22:00Z">
        <w:r w:rsidRPr="00493509">
          <w:rPr>
            <w:sz w:val="28"/>
            <w:szCs w:val="28"/>
            <w:lang w:val="en-US"/>
            <w:rPrChange w:id="1309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raise </w:t>
        </w:r>
      </w:ins>
      <w:proofErr w:type="spellStart"/>
      <w:ins w:id="1310" w:author="Prakash Singh Kshatreeya" w:date="2026-03-15T10:21:00Z">
        <w:r w:rsidRPr="00493509">
          <w:rPr>
            <w:sz w:val="28"/>
            <w:szCs w:val="28"/>
            <w:lang w:val="en-US"/>
            <w:rPrChange w:id="1311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>ValueError</w:t>
        </w:r>
        <w:proofErr w:type="spellEnd"/>
        <w:r w:rsidRPr="00493509">
          <w:rPr>
            <w:sz w:val="28"/>
            <w:szCs w:val="28"/>
            <w:lang w:val="en-US"/>
            <w:rPrChange w:id="1312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#no customization</w:t>
        </w:r>
      </w:ins>
    </w:p>
    <w:p w14:paraId="11247236" w14:textId="21891389" w:rsidR="00F348D4" w:rsidRPr="00493509" w:rsidRDefault="00493509" w:rsidP="00F348D4">
      <w:pPr>
        <w:pStyle w:val="ListParagraph"/>
        <w:numPr>
          <w:ilvl w:val="0"/>
          <w:numId w:val="3"/>
        </w:numPr>
        <w:rPr>
          <w:ins w:id="1313" w:author="Prakash Singh Kshatreeya" w:date="2026-03-15T10:22:00Z"/>
          <w:sz w:val="28"/>
          <w:szCs w:val="28"/>
          <w:lang w:val="en-US"/>
          <w:rPrChange w:id="1314" w:author="Prakash Singh Kshatreeya" w:date="2026-03-15T10:24:00Z">
            <w:rPr>
              <w:ins w:id="1315" w:author="Prakash Singh Kshatreeya" w:date="2026-03-15T10:22:00Z"/>
              <w:b/>
              <w:bCs/>
              <w:sz w:val="28"/>
              <w:szCs w:val="28"/>
              <w:lang w:val="en-US"/>
            </w:rPr>
          </w:rPrChange>
        </w:rPr>
      </w:pPr>
      <w:ins w:id="1316" w:author="Prakash Singh Kshatreeya" w:date="2026-03-15T10:22:00Z">
        <w:r w:rsidRPr="00493509">
          <w:rPr>
            <w:sz w:val="28"/>
            <w:szCs w:val="28"/>
            <w:lang w:val="en-US"/>
            <w:rPrChange w:id="1317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>r</w:t>
        </w:r>
      </w:ins>
      <w:ins w:id="1318" w:author="Prakash Singh Kshatreeya" w:date="2026-03-15T10:21:00Z">
        <w:r w:rsidRPr="00493509">
          <w:rPr>
            <w:sz w:val="28"/>
            <w:szCs w:val="28"/>
            <w:lang w:val="en-US"/>
            <w:rPrChange w:id="1319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aise </w:t>
        </w:r>
        <w:proofErr w:type="spellStart"/>
        <w:proofErr w:type="gramStart"/>
        <w:r w:rsidRPr="00493509">
          <w:rPr>
            <w:sz w:val="28"/>
            <w:szCs w:val="28"/>
            <w:lang w:val="en-US"/>
            <w:rPrChange w:id="1320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>NameError</w:t>
        </w:r>
        <w:proofErr w:type="spellEnd"/>
        <w:r w:rsidRPr="00493509">
          <w:rPr>
            <w:sz w:val="28"/>
            <w:szCs w:val="28"/>
            <w:lang w:val="en-US"/>
            <w:rPrChange w:id="1321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>(</w:t>
        </w:r>
        <w:proofErr w:type="gramEnd"/>
        <w:r w:rsidRPr="00493509">
          <w:rPr>
            <w:sz w:val="28"/>
            <w:szCs w:val="28"/>
            <w:lang w:val="en-US"/>
            <w:rPrChange w:id="1322" w:author="Prakash Singh Kshatreeya" w:date="2026-03-15T10:24:00Z">
              <w:rPr>
                <w:b/>
                <w:bCs/>
                <w:sz w:val="28"/>
                <w:szCs w:val="28"/>
                <w:lang w:val="en-US"/>
              </w:rPr>
            </w:rPrChange>
          </w:rPr>
          <w:t>‘Your custom message’)</w:t>
        </w:r>
      </w:ins>
    </w:p>
    <w:p w14:paraId="7CB0BD8F" w14:textId="6A166352" w:rsidR="00493509" w:rsidRDefault="00493509" w:rsidP="00493509">
      <w:pPr>
        <w:pStyle w:val="ListParagraph"/>
        <w:ind w:left="1080"/>
        <w:rPr>
          <w:ins w:id="1323" w:author="Prakash Singh Kshatreeya" w:date="2026-03-15T10:28:00Z"/>
          <w:b/>
          <w:bCs/>
          <w:sz w:val="28"/>
          <w:szCs w:val="28"/>
          <w:lang w:val="en-US"/>
        </w:rPr>
      </w:pPr>
      <w:ins w:id="1324" w:author="Prakash Singh Kshatreeya" w:date="2026-03-15T10:22:00Z">
        <w:r>
          <w:rPr>
            <w:b/>
            <w:bCs/>
            <w:sz w:val="28"/>
            <w:szCs w:val="28"/>
            <w:lang w:val="en-US"/>
          </w:rPr>
          <w:t xml:space="preserve">(Always raise the correct </w:t>
        </w:r>
      </w:ins>
      <w:ins w:id="1325" w:author="Prakash Singh Kshatreeya" w:date="2026-03-15T10:24:00Z">
        <w:r>
          <w:rPr>
            <w:b/>
            <w:bCs/>
            <w:sz w:val="28"/>
            <w:szCs w:val="28"/>
            <w:lang w:val="en-US"/>
          </w:rPr>
          <w:t>error</w:t>
        </w:r>
      </w:ins>
      <w:ins w:id="1326" w:author="Prakash Singh Kshatreeya" w:date="2026-03-15T10:27:00Z">
        <w:r>
          <w:rPr>
            <w:b/>
            <w:bCs/>
            <w:sz w:val="28"/>
            <w:szCs w:val="28"/>
            <w:lang w:val="en-US"/>
          </w:rPr>
          <w:t xml:space="preserve"> as per c</w:t>
        </w:r>
      </w:ins>
      <w:ins w:id="1327" w:author="Prakash Singh Kshatreeya" w:date="2026-03-15T10:28:00Z">
        <w:r>
          <w:rPr>
            <w:b/>
            <w:bCs/>
            <w:sz w:val="28"/>
            <w:szCs w:val="28"/>
            <w:lang w:val="en-US"/>
          </w:rPr>
          <w:t>ontext</w:t>
        </w:r>
      </w:ins>
      <w:ins w:id="1328" w:author="Prakash Singh Kshatreeya" w:date="2026-03-15T10:23:00Z">
        <w:r>
          <w:rPr>
            <w:b/>
            <w:bCs/>
            <w:sz w:val="28"/>
            <w:szCs w:val="28"/>
            <w:lang w:val="en-US"/>
          </w:rPr>
          <w:t>)</w:t>
        </w:r>
      </w:ins>
    </w:p>
    <w:p w14:paraId="177BC158" w14:textId="35B36246" w:rsidR="00493509" w:rsidRPr="00493509" w:rsidRDefault="00493509">
      <w:pPr>
        <w:rPr>
          <w:ins w:id="1329" w:author="Prakash Singh Kshatreeya" w:date="2026-03-15T10:25:00Z"/>
          <w:b/>
          <w:bCs/>
          <w:sz w:val="28"/>
          <w:szCs w:val="28"/>
          <w:lang w:val="en-US"/>
          <w:rPrChange w:id="1330" w:author="Prakash Singh Kshatreeya" w:date="2026-03-15T10:28:00Z">
            <w:rPr>
              <w:ins w:id="1331" w:author="Prakash Singh Kshatreeya" w:date="2026-03-15T10:25:00Z"/>
              <w:lang w:val="en-US"/>
            </w:rPr>
          </w:rPrChange>
        </w:rPr>
        <w:pPrChange w:id="1332" w:author="Prakash Singh Kshatreeya" w:date="2026-03-15T10:28:00Z">
          <w:pPr>
            <w:pStyle w:val="ListParagraph"/>
            <w:ind w:left="1080"/>
          </w:pPr>
        </w:pPrChange>
      </w:pPr>
      <w:ins w:id="1333" w:author="Prakash Singh Kshatreeya" w:date="2026-03-15T10:28:00Z">
        <w:r>
          <w:rPr>
            <w:b/>
            <w:bCs/>
            <w:sz w:val="28"/>
            <w:szCs w:val="28"/>
            <w:lang w:val="en-US"/>
          </w:rPr>
          <w:t>Handl</w:t>
        </w:r>
      </w:ins>
      <w:ins w:id="1334" w:author="Prakash Singh Kshatreeya" w:date="2026-03-15T10:29:00Z">
        <w:r>
          <w:rPr>
            <w:b/>
            <w:bCs/>
            <w:sz w:val="28"/>
            <w:szCs w:val="28"/>
            <w:lang w:val="en-US"/>
          </w:rPr>
          <w:t>ing Error</w:t>
        </w:r>
      </w:ins>
    </w:p>
    <w:p w14:paraId="0B212EEA" w14:textId="77777777" w:rsidR="00493509" w:rsidRDefault="00493509" w:rsidP="00493509">
      <w:pPr>
        <w:rPr>
          <w:ins w:id="1335" w:author="Prakash Singh Kshatreeya" w:date="2026-03-15T11:28:00Z"/>
          <w:b/>
          <w:bCs/>
          <w:sz w:val="28"/>
          <w:szCs w:val="28"/>
        </w:rPr>
      </w:pPr>
    </w:p>
    <w:p w14:paraId="650EFF0A" w14:textId="77777777" w:rsidR="003454FF" w:rsidRDefault="003454FF" w:rsidP="00493509">
      <w:pPr>
        <w:rPr>
          <w:ins w:id="1336" w:author="Prakash Singh Kshatreeya" w:date="2026-03-15T11:28:00Z"/>
          <w:b/>
          <w:bCs/>
          <w:sz w:val="28"/>
          <w:szCs w:val="28"/>
        </w:rPr>
      </w:pPr>
    </w:p>
    <w:p w14:paraId="17B48026" w14:textId="77777777" w:rsidR="003454FF" w:rsidRDefault="003454FF" w:rsidP="00493509">
      <w:pPr>
        <w:rPr>
          <w:ins w:id="1337" w:author="Prakash Singh Kshatreeya" w:date="2026-03-15T11:28:00Z"/>
          <w:b/>
          <w:bCs/>
          <w:sz w:val="28"/>
          <w:szCs w:val="28"/>
        </w:rPr>
      </w:pPr>
    </w:p>
    <w:p w14:paraId="0E2AB417" w14:textId="77777777" w:rsidR="003454FF" w:rsidRDefault="003454FF" w:rsidP="00493509">
      <w:pPr>
        <w:rPr>
          <w:ins w:id="1338" w:author="Prakash Singh Kshatreeya" w:date="2026-03-15T11:28:00Z"/>
          <w:b/>
          <w:bCs/>
          <w:sz w:val="28"/>
          <w:szCs w:val="28"/>
        </w:rPr>
      </w:pPr>
    </w:p>
    <w:p w14:paraId="7BED41DA" w14:textId="77777777" w:rsidR="003454FF" w:rsidRDefault="003454FF" w:rsidP="00493509">
      <w:pPr>
        <w:rPr>
          <w:ins w:id="1339" w:author="Prakash Singh Kshatreeya" w:date="2026-03-15T11:28:00Z"/>
          <w:b/>
          <w:bCs/>
          <w:sz w:val="28"/>
          <w:szCs w:val="28"/>
        </w:rPr>
      </w:pPr>
    </w:p>
    <w:p w14:paraId="133E6BCF" w14:textId="77777777" w:rsidR="003454FF" w:rsidRDefault="003454FF" w:rsidP="00493509">
      <w:pPr>
        <w:rPr>
          <w:ins w:id="1340" w:author="Prakash Singh Kshatreeya" w:date="2026-03-15T11:28:00Z"/>
          <w:b/>
          <w:bCs/>
          <w:sz w:val="28"/>
          <w:szCs w:val="28"/>
        </w:rPr>
      </w:pPr>
    </w:p>
    <w:p w14:paraId="3C596C36" w14:textId="77777777" w:rsidR="003454FF" w:rsidRDefault="003454FF" w:rsidP="00493509">
      <w:pPr>
        <w:rPr>
          <w:ins w:id="1341" w:author="Prakash Singh Kshatreeya" w:date="2026-03-15T11:28:00Z"/>
          <w:b/>
          <w:bCs/>
          <w:sz w:val="28"/>
          <w:szCs w:val="28"/>
        </w:rPr>
      </w:pPr>
    </w:p>
    <w:p w14:paraId="3DB1F392" w14:textId="77777777" w:rsidR="003454FF" w:rsidRDefault="003454FF" w:rsidP="00493509">
      <w:pPr>
        <w:rPr>
          <w:ins w:id="1342" w:author="Prakash Singh Kshatreeya" w:date="2026-03-15T11:28:00Z"/>
          <w:b/>
          <w:bCs/>
          <w:sz w:val="28"/>
          <w:szCs w:val="28"/>
        </w:rPr>
      </w:pPr>
    </w:p>
    <w:p w14:paraId="02A8387B" w14:textId="62061C33" w:rsidR="003454FF" w:rsidRPr="003454FF" w:rsidRDefault="003454FF">
      <w:pPr>
        <w:rPr>
          <w:ins w:id="1343" w:author="Prakash Singh Kshatreeya" w:date="2026-03-15T10:23:00Z"/>
          <w:b/>
          <w:bCs/>
          <w:sz w:val="28"/>
          <w:szCs w:val="28"/>
          <w:rPrChange w:id="1344" w:author="Prakash Singh Kshatreeya" w:date="2026-03-15T11:15:00Z">
            <w:rPr>
              <w:ins w:id="1345" w:author="Prakash Singh Kshatreeya" w:date="2026-03-15T10:23:00Z"/>
              <w:lang w:val="en-US"/>
            </w:rPr>
          </w:rPrChange>
        </w:rPr>
        <w:pPrChange w:id="1346" w:author="Prakash Singh Kshatreeya" w:date="2026-03-15T11:42:00Z">
          <w:pPr>
            <w:pStyle w:val="ListParagraph"/>
            <w:ind w:left="1080"/>
          </w:pPr>
        </w:pPrChange>
      </w:pPr>
      <w:ins w:id="1347" w:author="Prakash Singh Kshatreeya" w:date="2026-03-15T11:28:00Z">
        <w:r>
          <w:rPr>
            <w:b/>
            <w:bCs/>
            <w:sz w:val="28"/>
            <w:szCs w:val="28"/>
          </w:rPr>
          <w:lastRenderedPageBreak/>
          <w:t>Module</w:t>
        </w:r>
      </w:ins>
    </w:p>
    <w:p w14:paraId="7FB52BC3" w14:textId="4730952D" w:rsidR="003454FF" w:rsidRDefault="003454FF" w:rsidP="003454FF">
      <w:pPr>
        <w:pStyle w:val="ListParagraph"/>
        <w:numPr>
          <w:ilvl w:val="0"/>
          <w:numId w:val="1"/>
        </w:numPr>
        <w:rPr>
          <w:ins w:id="1348" w:author="Prakash Singh Kshatreeya" w:date="2026-03-15T11:34:00Z"/>
          <w:b/>
          <w:bCs/>
          <w:sz w:val="28"/>
          <w:szCs w:val="28"/>
          <w:lang w:val="en-US"/>
        </w:rPr>
      </w:pPr>
      <w:ins w:id="1349" w:author="Prakash Singh Kshatreeya" w:date="2026-03-15T11:29:00Z">
        <w:r>
          <w:rPr>
            <w:b/>
            <w:bCs/>
            <w:sz w:val="28"/>
            <w:szCs w:val="28"/>
            <w:lang w:val="en-US"/>
          </w:rPr>
          <w:t>it helps keep our python file</w:t>
        </w:r>
      </w:ins>
    </w:p>
    <w:p w14:paraId="7DAF0522" w14:textId="77777777" w:rsidR="003454FF" w:rsidRDefault="003454FF" w:rsidP="003454FF">
      <w:pPr>
        <w:pStyle w:val="ListParagraph"/>
        <w:rPr>
          <w:ins w:id="1350" w:author="Prakash Singh Kshatreeya" w:date="2026-03-15T11:34:00Z"/>
          <w:b/>
          <w:bCs/>
          <w:sz w:val="28"/>
          <w:szCs w:val="28"/>
          <w:lang w:val="en-US"/>
        </w:rPr>
      </w:pPr>
    </w:p>
    <w:p w14:paraId="04370591" w14:textId="0B8C5B84" w:rsidR="003454FF" w:rsidRPr="00E05D17" w:rsidRDefault="003454FF">
      <w:pPr>
        <w:rPr>
          <w:ins w:id="1351" w:author="Prakash Singh Kshatreeya" w:date="2026-03-15T11:34:00Z"/>
          <w:b/>
          <w:bCs/>
          <w:sz w:val="28"/>
          <w:szCs w:val="28"/>
          <w:lang w:val="en-US"/>
          <w:rPrChange w:id="1352" w:author="Prakash Singh Kshatreeya" w:date="2026-03-15T11:42:00Z">
            <w:rPr>
              <w:ins w:id="1353" w:author="Prakash Singh Kshatreeya" w:date="2026-03-15T11:34:00Z"/>
              <w:lang w:val="en-US"/>
            </w:rPr>
          </w:rPrChange>
        </w:rPr>
        <w:pPrChange w:id="1354" w:author="Prakash Singh Kshatreeya" w:date="2026-03-15T11:42:00Z">
          <w:pPr>
            <w:pStyle w:val="ListParagraph"/>
            <w:jc w:val="center"/>
          </w:pPr>
        </w:pPrChange>
      </w:pPr>
      <w:ins w:id="1355" w:author="Prakash Singh Kshatreeya" w:date="2026-03-15T11:34:00Z">
        <w:r w:rsidRPr="00E05D17">
          <w:rPr>
            <w:b/>
            <w:bCs/>
            <w:sz w:val="28"/>
            <w:szCs w:val="28"/>
            <w:lang w:val="en-US"/>
            <w:rPrChange w:id="1356" w:author="Prakash Singh Kshatreeya" w:date="2026-03-15T11:42:00Z">
              <w:rPr>
                <w:lang w:val="en-US"/>
              </w:rPr>
            </w:rPrChange>
          </w:rPr>
          <w:t>Built-in Module</w:t>
        </w:r>
      </w:ins>
    </w:p>
    <w:p w14:paraId="12D9FBA6" w14:textId="631774BC" w:rsidR="003454FF" w:rsidRPr="003454FF" w:rsidRDefault="003454FF" w:rsidP="003454FF">
      <w:pPr>
        <w:pStyle w:val="ListParagraph"/>
        <w:numPr>
          <w:ilvl w:val="0"/>
          <w:numId w:val="1"/>
        </w:numPr>
        <w:rPr>
          <w:ins w:id="1357" w:author="Prakash Singh Kshatreeya" w:date="2026-03-15T11:35:00Z"/>
          <w:b/>
          <w:bCs/>
          <w:sz w:val="28"/>
          <w:szCs w:val="28"/>
          <w:lang w:val="en-US"/>
          <w:rPrChange w:id="1358" w:author="Prakash Singh Kshatreeya" w:date="2026-03-15T11:35:00Z">
            <w:rPr>
              <w:ins w:id="1359" w:author="Prakash Singh Kshatreeya" w:date="2026-03-15T11:35:00Z"/>
              <w:sz w:val="28"/>
              <w:szCs w:val="28"/>
              <w:lang w:val="en-US"/>
            </w:rPr>
          </w:rPrChange>
        </w:rPr>
      </w:pPr>
      <w:ins w:id="1360" w:author="Prakash Singh Kshatreeya" w:date="2026-03-15T11:34:00Z">
        <w:r>
          <w:rPr>
            <w:b/>
            <w:bCs/>
            <w:sz w:val="28"/>
            <w:szCs w:val="28"/>
            <w:lang w:val="en-US"/>
          </w:rPr>
          <w:t>These</w:t>
        </w:r>
        <w:r>
          <w:rPr>
            <w:sz w:val="28"/>
            <w:szCs w:val="28"/>
            <w:lang w:val="en-US"/>
          </w:rPr>
          <w:t xml:space="preserve"> are the modules that come with by python by default, but we still </w:t>
        </w:r>
      </w:ins>
      <w:ins w:id="1361" w:author="Prakash Singh Kshatreeya" w:date="2026-03-15T11:35:00Z">
        <w:r>
          <w:rPr>
            <w:sz w:val="28"/>
            <w:szCs w:val="28"/>
            <w:lang w:val="en-US"/>
          </w:rPr>
          <w:t>have to manually import them in order to use them</w:t>
        </w:r>
      </w:ins>
    </w:p>
    <w:p w14:paraId="16995835" w14:textId="77777777" w:rsidR="003454FF" w:rsidRDefault="003454FF" w:rsidP="003454FF">
      <w:pPr>
        <w:pStyle w:val="ListParagraph"/>
        <w:rPr>
          <w:ins w:id="1362" w:author="Prakash Singh Kshatreeya" w:date="2026-03-15T11:35:00Z"/>
          <w:b/>
          <w:bCs/>
          <w:sz w:val="28"/>
          <w:szCs w:val="28"/>
          <w:lang w:val="en-US"/>
        </w:rPr>
      </w:pPr>
    </w:p>
    <w:p w14:paraId="45DFF215" w14:textId="77777777" w:rsidR="003454FF" w:rsidRDefault="003454FF" w:rsidP="003454FF">
      <w:pPr>
        <w:pStyle w:val="ListParagraph"/>
        <w:rPr>
          <w:ins w:id="1363" w:author="Prakash Singh Kshatreeya" w:date="2026-03-15T11:35:00Z"/>
          <w:b/>
          <w:bCs/>
          <w:sz w:val="28"/>
          <w:szCs w:val="28"/>
          <w:lang w:val="en-US"/>
        </w:rPr>
      </w:pPr>
    </w:p>
    <w:p w14:paraId="5CD222A6" w14:textId="27BC85F4" w:rsidR="003454FF" w:rsidRDefault="003454FF" w:rsidP="003454FF">
      <w:pPr>
        <w:pStyle w:val="ListParagraph"/>
        <w:rPr>
          <w:ins w:id="1364" w:author="Prakash Singh Kshatreeya" w:date="2026-03-15T11:35:00Z"/>
          <w:sz w:val="28"/>
          <w:szCs w:val="28"/>
          <w:lang w:val="en-US"/>
        </w:rPr>
      </w:pPr>
      <w:ins w:id="1365" w:author="Prakash Singh Kshatreeya" w:date="2026-03-15T11:35:00Z">
        <w:r>
          <w:rPr>
            <w:sz w:val="28"/>
            <w:szCs w:val="28"/>
            <w:lang w:val="en-US"/>
          </w:rPr>
          <w:t>Import random</w:t>
        </w:r>
      </w:ins>
    </w:p>
    <w:p w14:paraId="7BC32B37" w14:textId="77777777" w:rsidR="003454FF" w:rsidRDefault="003454FF" w:rsidP="003454FF">
      <w:pPr>
        <w:pStyle w:val="ListParagraph"/>
        <w:rPr>
          <w:ins w:id="1366" w:author="Prakash Singh Kshatreeya" w:date="2026-03-15T11:35:00Z"/>
          <w:sz w:val="28"/>
          <w:szCs w:val="28"/>
          <w:lang w:val="en-US"/>
        </w:rPr>
      </w:pPr>
    </w:p>
    <w:p w14:paraId="146E0439" w14:textId="14390C45" w:rsidR="003454FF" w:rsidRDefault="00E05D17" w:rsidP="003454FF">
      <w:pPr>
        <w:pStyle w:val="ListParagraph"/>
        <w:rPr>
          <w:ins w:id="1367" w:author="Prakash Singh Kshatreeya" w:date="2026-03-15T11:36:00Z"/>
          <w:sz w:val="28"/>
          <w:szCs w:val="28"/>
          <w:lang w:val="en-US"/>
        </w:rPr>
      </w:pPr>
      <w:proofErr w:type="spellStart"/>
      <w:proofErr w:type="gramStart"/>
      <w:ins w:id="1368" w:author="Prakash Singh Kshatreeya" w:date="2026-03-15T11:41:00Z">
        <w:r>
          <w:rPr>
            <w:sz w:val="28"/>
            <w:szCs w:val="28"/>
            <w:lang w:val="en-US"/>
          </w:rPr>
          <w:t>r</w:t>
        </w:r>
      </w:ins>
      <w:ins w:id="1369" w:author="Prakash Singh Kshatreeya" w:date="2026-03-15T11:35:00Z">
        <w:r w:rsidR="003454FF">
          <w:rPr>
            <w:sz w:val="28"/>
            <w:szCs w:val="28"/>
            <w:lang w:val="en-US"/>
          </w:rPr>
          <w:t>andom.choice</w:t>
        </w:r>
        <w:proofErr w:type="spellEnd"/>
        <w:proofErr w:type="gramEnd"/>
        <w:r w:rsidR="003454FF">
          <w:rPr>
            <w:sz w:val="28"/>
            <w:szCs w:val="28"/>
            <w:lang w:val="en-US"/>
          </w:rPr>
          <w:t>([‘</w:t>
        </w:r>
        <w:proofErr w:type="spellStart"/>
        <w:r w:rsidR="003454FF">
          <w:rPr>
            <w:sz w:val="28"/>
            <w:szCs w:val="28"/>
            <w:lang w:val="en-US"/>
          </w:rPr>
          <w:t>R</w:t>
        </w:r>
      </w:ins>
      <w:ins w:id="1370" w:author="Prakash Singh Kshatreeya" w:date="2026-03-15T11:36:00Z">
        <w:r w:rsidR="003454FF">
          <w:rPr>
            <w:sz w:val="28"/>
            <w:szCs w:val="28"/>
            <w:lang w:val="en-US"/>
          </w:rPr>
          <w:t>azen</w:t>
        </w:r>
        <w:proofErr w:type="spellEnd"/>
        <w:r w:rsidR="003454FF">
          <w:rPr>
            <w:sz w:val="28"/>
            <w:szCs w:val="28"/>
            <w:lang w:val="en-US"/>
          </w:rPr>
          <w:t xml:space="preserve"> 7’,’</w:t>
        </w:r>
        <w:r w:rsidR="003454FF" w:rsidRPr="003454FF">
          <w:rPr>
            <w:sz w:val="28"/>
            <w:szCs w:val="28"/>
            <w:lang w:val="en-US"/>
          </w:rPr>
          <w:t xml:space="preserve"> </w:t>
        </w:r>
        <w:proofErr w:type="spellStart"/>
        <w:r w:rsidR="003454FF">
          <w:rPr>
            <w:sz w:val="28"/>
            <w:szCs w:val="28"/>
            <w:lang w:val="en-US"/>
          </w:rPr>
          <w:t>Razen</w:t>
        </w:r>
        <w:proofErr w:type="spellEnd"/>
        <w:r w:rsidR="003454FF">
          <w:rPr>
            <w:sz w:val="28"/>
            <w:szCs w:val="28"/>
            <w:lang w:val="en-US"/>
          </w:rPr>
          <w:t xml:space="preserve"> 9, ‘core i7’, ‘core i9’ </w:t>
        </w:r>
      </w:ins>
      <w:ins w:id="1371" w:author="Prakash Singh Kshatreeya" w:date="2026-03-15T11:35:00Z">
        <w:r w:rsidR="003454FF">
          <w:rPr>
            <w:sz w:val="28"/>
            <w:szCs w:val="28"/>
            <w:lang w:val="en-US"/>
          </w:rPr>
          <w:t>])</w:t>
        </w:r>
      </w:ins>
    </w:p>
    <w:p w14:paraId="3F70CBB8" w14:textId="6B88B827" w:rsidR="003454FF" w:rsidRDefault="00E05D17" w:rsidP="003454FF">
      <w:pPr>
        <w:pStyle w:val="ListParagraph"/>
        <w:rPr>
          <w:ins w:id="1372" w:author="Prakash Singh Kshatreeya" w:date="2026-03-15T11:37:00Z"/>
          <w:sz w:val="28"/>
          <w:szCs w:val="28"/>
          <w:lang w:val="en-US"/>
        </w:rPr>
      </w:pPr>
      <w:proofErr w:type="spellStart"/>
      <w:proofErr w:type="gramStart"/>
      <w:ins w:id="1373" w:author="Prakash Singh Kshatreeya" w:date="2026-03-15T11:41:00Z">
        <w:r>
          <w:rPr>
            <w:sz w:val="28"/>
            <w:szCs w:val="28"/>
            <w:lang w:val="en-US"/>
          </w:rPr>
          <w:t>r</w:t>
        </w:r>
      </w:ins>
      <w:ins w:id="1374" w:author="Prakash Singh Kshatreeya" w:date="2026-03-15T11:36:00Z">
        <w:r w:rsidR="003454FF">
          <w:rPr>
            <w:sz w:val="28"/>
            <w:szCs w:val="28"/>
            <w:lang w:val="en-US"/>
          </w:rPr>
          <w:t>andom.shuffle</w:t>
        </w:r>
        <w:proofErr w:type="spellEnd"/>
        <w:proofErr w:type="gramEnd"/>
        <w:r w:rsidR="003454FF">
          <w:rPr>
            <w:sz w:val="28"/>
            <w:szCs w:val="28"/>
            <w:lang w:val="en-US"/>
          </w:rPr>
          <w:t>(</w:t>
        </w:r>
      </w:ins>
      <w:ins w:id="1375" w:author="Prakash Singh Kshatreeya" w:date="2026-03-15T11:37:00Z">
        <w:r w:rsidR="003454FF">
          <w:rPr>
            <w:sz w:val="28"/>
            <w:szCs w:val="28"/>
            <w:lang w:val="en-US"/>
          </w:rPr>
          <w:t>[‘</w:t>
        </w:r>
        <w:proofErr w:type="spellStart"/>
        <w:r w:rsidR="003454FF">
          <w:rPr>
            <w:sz w:val="28"/>
            <w:szCs w:val="28"/>
            <w:lang w:val="en-US"/>
          </w:rPr>
          <w:t>Razen</w:t>
        </w:r>
        <w:proofErr w:type="spellEnd"/>
        <w:r w:rsidR="003454FF">
          <w:rPr>
            <w:sz w:val="28"/>
            <w:szCs w:val="28"/>
            <w:lang w:val="en-US"/>
          </w:rPr>
          <w:t xml:space="preserve"> 7’,’</w:t>
        </w:r>
        <w:r w:rsidR="003454FF" w:rsidRPr="003454FF">
          <w:rPr>
            <w:sz w:val="28"/>
            <w:szCs w:val="28"/>
            <w:lang w:val="en-US"/>
          </w:rPr>
          <w:t xml:space="preserve"> </w:t>
        </w:r>
        <w:proofErr w:type="spellStart"/>
        <w:r w:rsidR="003454FF">
          <w:rPr>
            <w:sz w:val="28"/>
            <w:szCs w:val="28"/>
            <w:lang w:val="en-US"/>
          </w:rPr>
          <w:t>Razen</w:t>
        </w:r>
        <w:proofErr w:type="spellEnd"/>
        <w:r w:rsidR="003454FF">
          <w:rPr>
            <w:sz w:val="28"/>
            <w:szCs w:val="28"/>
            <w:lang w:val="en-US"/>
          </w:rPr>
          <w:t xml:space="preserve"> 9, ‘core i7’, ‘core i9’ ])</w:t>
        </w:r>
      </w:ins>
    </w:p>
    <w:p w14:paraId="20A123F2" w14:textId="77777777" w:rsidR="003454FF" w:rsidRDefault="003454FF" w:rsidP="003454FF">
      <w:pPr>
        <w:pStyle w:val="ListParagraph"/>
        <w:rPr>
          <w:ins w:id="1376" w:author="Prakash Singh Kshatreeya" w:date="2026-03-15T11:40:00Z"/>
          <w:sz w:val="28"/>
          <w:szCs w:val="28"/>
          <w:lang w:val="en-US"/>
        </w:rPr>
      </w:pPr>
    </w:p>
    <w:p w14:paraId="15308CC4" w14:textId="4E7E7C3A" w:rsidR="00E05D17" w:rsidRPr="00E05D17" w:rsidRDefault="00E05D17">
      <w:pPr>
        <w:rPr>
          <w:ins w:id="1377" w:author="Prakash Singh Kshatreeya" w:date="2026-03-15T11:40:00Z"/>
          <w:b/>
          <w:bCs/>
          <w:sz w:val="28"/>
          <w:szCs w:val="28"/>
          <w:lang w:val="en-US"/>
          <w:rPrChange w:id="1378" w:author="Prakash Singh Kshatreeya" w:date="2026-03-15T11:41:00Z">
            <w:rPr>
              <w:ins w:id="1379" w:author="Prakash Singh Kshatreeya" w:date="2026-03-15T11:40:00Z"/>
              <w:lang w:val="en-US"/>
            </w:rPr>
          </w:rPrChange>
        </w:rPr>
        <w:pPrChange w:id="1380" w:author="Prakash Singh Kshatreeya" w:date="2026-03-15T11:41:00Z">
          <w:pPr>
            <w:pStyle w:val="ListParagraph"/>
          </w:pPr>
        </w:pPrChange>
      </w:pPr>
      <w:ins w:id="1381" w:author="Prakash Singh Kshatreeya" w:date="2026-03-15T11:40:00Z">
        <w:r w:rsidRPr="00E05D17">
          <w:rPr>
            <w:b/>
            <w:bCs/>
            <w:sz w:val="28"/>
            <w:szCs w:val="28"/>
            <w:lang w:val="en-US"/>
            <w:rPrChange w:id="1382" w:author="Prakash Singh Kshatreeya" w:date="2026-03-15T11:41:00Z">
              <w:rPr>
                <w:sz w:val="28"/>
                <w:szCs w:val="28"/>
                <w:lang w:val="en-US"/>
              </w:rPr>
            </w:rPrChange>
          </w:rPr>
          <w:t>Alias a module name</w:t>
        </w:r>
        <w:r w:rsidRPr="00E05D17">
          <w:rPr>
            <w:b/>
            <w:bCs/>
            <w:sz w:val="28"/>
            <w:szCs w:val="28"/>
            <w:lang w:val="en-US"/>
            <w:rPrChange w:id="1383" w:author="Prakash Singh Kshatreeya" w:date="2026-03-15T11:41:00Z">
              <w:rPr>
                <w:lang w:val="en-US"/>
              </w:rPr>
            </w:rPrChange>
          </w:rPr>
          <w:t>:</w:t>
        </w:r>
      </w:ins>
    </w:p>
    <w:p w14:paraId="3D25B7B7" w14:textId="40544DC8" w:rsidR="00E05D17" w:rsidRDefault="00E05D17">
      <w:pPr>
        <w:pStyle w:val="ListParagraph"/>
        <w:numPr>
          <w:ilvl w:val="0"/>
          <w:numId w:val="1"/>
        </w:numPr>
        <w:rPr>
          <w:ins w:id="1384" w:author="Prakash Singh Kshatreeya" w:date="2026-03-15T11:41:00Z"/>
          <w:sz w:val="28"/>
          <w:szCs w:val="28"/>
          <w:lang w:val="en-US"/>
        </w:rPr>
        <w:pPrChange w:id="1385" w:author="Prakash Singh Kshatreeya" w:date="2026-03-15T11:42:00Z">
          <w:pPr>
            <w:pStyle w:val="ListParagraph"/>
          </w:pPr>
        </w:pPrChange>
      </w:pPr>
      <w:ins w:id="1386" w:author="Prakash Singh Kshatreeya" w:date="2026-03-15T11:40:00Z">
        <w:r>
          <w:rPr>
            <w:sz w:val="28"/>
            <w:szCs w:val="28"/>
            <w:lang w:val="en-US"/>
          </w:rPr>
          <w:t>Give another name to the module while importi</w:t>
        </w:r>
      </w:ins>
      <w:ins w:id="1387" w:author="Prakash Singh Kshatreeya" w:date="2026-03-15T11:41:00Z">
        <w:r>
          <w:rPr>
            <w:sz w:val="28"/>
            <w:szCs w:val="28"/>
            <w:lang w:val="en-US"/>
          </w:rPr>
          <w:t>ng</w:t>
        </w:r>
      </w:ins>
    </w:p>
    <w:p w14:paraId="56D74D4E" w14:textId="77777777" w:rsidR="00E05D17" w:rsidRDefault="00E05D17" w:rsidP="003454FF">
      <w:pPr>
        <w:pStyle w:val="ListParagraph"/>
        <w:rPr>
          <w:ins w:id="1388" w:author="Prakash Singh Kshatreeya" w:date="2026-03-15T11:41:00Z"/>
          <w:sz w:val="28"/>
          <w:szCs w:val="28"/>
          <w:lang w:val="en-US"/>
        </w:rPr>
      </w:pPr>
    </w:p>
    <w:p w14:paraId="6785D7DB" w14:textId="678CD6FA" w:rsidR="00E05D17" w:rsidRDefault="00E05D17" w:rsidP="00E05D17">
      <w:pPr>
        <w:pStyle w:val="ListParagraph"/>
        <w:rPr>
          <w:ins w:id="1389" w:author="Prakash Singh Kshatreeya" w:date="2026-03-15T11:41:00Z"/>
          <w:sz w:val="28"/>
          <w:szCs w:val="28"/>
          <w:lang w:val="en-US"/>
        </w:rPr>
      </w:pPr>
      <w:ins w:id="1390" w:author="Prakash Singh Kshatreeya" w:date="2026-03-15T11:41:00Z">
        <w:r>
          <w:rPr>
            <w:sz w:val="28"/>
            <w:szCs w:val="28"/>
            <w:lang w:val="en-US"/>
          </w:rPr>
          <w:t>Import random as r</w:t>
        </w:r>
      </w:ins>
    </w:p>
    <w:p w14:paraId="14B6D2EA" w14:textId="77777777" w:rsidR="00E05D17" w:rsidRDefault="00E05D17" w:rsidP="00E05D17">
      <w:pPr>
        <w:pStyle w:val="ListParagraph"/>
        <w:rPr>
          <w:ins w:id="1391" w:author="Prakash Singh Kshatreeya" w:date="2026-03-15T11:41:00Z"/>
          <w:sz w:val="28"/>
          <w:szCs w:val="28"/>
          <w:lang w:val="en-US"/>
        </w:rPr>
      </w:pPr>
    </w:p>
    <w:p w14:paraId="44C61321" w14:textId="5DA2BD12" w:rsidR="00E05D17" w:rsidRDefault="00E05D17" w:rsidP="00E05D17">
      <w:pPr>
        <w:pStyle w:val="ListParagraph"/>
        <w:rPr>
          <w:ins w:id="1392" w:author="Prakash Singh Kshatreeya" w:date="2026-03-15T11:41:00Z"/>
          <w:sz w:val="28"/>
          <w:szCs w:val="28"/>
          <w:lang w:val="en-US"/>
        </w:rPr>
      </w:pPr>
      <w:proofErr w:type="spellStart"/>
      <w:proofErr w:type="gramStart"/>
      <w:ins w:id="1393" w:author="Prakash Singh Kshatreeya" w:date="2026-03-15T11:41:00Z">
        <w:r>
          <w:rPr>
            <w:sz w:val="28"/>
            <w:szCs w:val="28"/>
            <w:lang w:val="en-US"/>
          </w:rPr>
          <w:t>r.choice</w:t>
        </w:r>
        <w:proofErr w:type="spellEnd"/>
        <w:proofErr w:type="gramEnd"/>
        <w:r>
          <w:rPr>
            <w:sz w:val="28"/>
            <w:szCs w:val="28"/>
            <w:lang w:val="en-US"/>
          </w:rPr>
          <w:t>([‘</w:t>
        </w:r>
        <w:proofErr w:type="spellStart"/>
        <w:r>
          <w:rPr>
            <w:sz w:val="28"/>
            <w:szCs w:val="28"/>
            <w:lang w:val="en-US"/>
          </w:rPr>
          <w:t>Razen</w:t>
        </w:r>
        <w:proofErr w:type="spellEnd"/>
        <w:r>
          <w:rPr>
            <w:sz w:val="28"/>
            <w:szCs w:val="28"/>
            <w:lang w:val="en-US"/>
          </w:rPr>
          <w:t xml:space="preserve"> 7’,’</w:t>
        </w:r>
        <w:r w:rsidRPr="003454FF">
          <w:rPr>
            <w:sz w:val="28"/>
            <w:szCs w:val="28"/>
            <w:lang w:val="en-US"/>
          </w:rPr>
          <w:t xml:space="preserve"> </w:t>
        </w:r>
        <w:proofErr w:type="spellStart"/>
        <w:r>
          <w:rPr>
            <w:sz w:val="28"/>
            <w:szCs w:val="28"/>
            <w:lang w:val="en-US"/>
          </w:rPr>
          <w:t>Razen</w:t>
        </w:r>
        <w:proofErr w:type="spellEnd"/>
        <w:r>
          <w:rPr>
            <w:sz w:val="28"/>
            <w:szCs w:val="28"/>
            <w:lang w:val="en-US"/>
          </w:rPr>
          <w:t xml:space="preserve"> 9, ‘core i7’, ‘core i9’ ])</w:t>
        </w:r>
      </w:ins>
    </w:p>
    <w:p w14:paraId="7DD8B4B2" w14:textId="486F2EBB" w:rsidR="00E05D17" w:rsidRDefault="00E05D17" w:rsidP="00E05D17">
      <w:pPr>
        <w:pStyle w:val="ListParagraph"/>
        <w:rPr>
          <w:ins w:id="1394" w:author="Prakash Singh Kshatreeya" w:date="2026-03-15T11:42:00Z"/>
          <w:sz w:val="28"/>
          <w:szCs w:val="28"/>
          <w:lang w:val="en-US"/>
        </w:rPr>
      </w:pPr>
      <w:proofErr w:type="spellStart"/>
      <w:proofErr w:type="gramStart"/>
      <w:ins w:id="1395" w:author="Prakash Singh Kshatreeya" w:date="2026-03-15T11:41:00Z">
        <w:r>
          <w:rPr>
            <w:sz w:val="28"/>
            <w:szCs w:val="28"/>
            <w:lang w:val="en-US"/>
          </w:rPr>
          <w:t>r.shuffle</w:t>
        </w:r>
        <w:proofErr w:type="spellEnd"/>
        <w:proofErr w:type="gramEnd"/>
        <w:r>
          <w:rPr>
            <w:sz w:val="28"/>
            <w:szCs w:val="28"/>
            <w:lang w:val="en-US"/>
          </w:rPr>
          <w:t>([‘</w:t>
        </w:r>
        <w:proofErr w:type="spellStart"/>
        <w:r>
          <w:rPr>
            <w:sz w:val="28"/>
            <w:szCs w:val="28"/>
            <w:lang w:val="en-US"/>
          </w:rPr>
          <w:t>Razen</w:t>
        </w:r>
        <w:proofErr w:type="spellEnd"/>
        <w:r>
          <w:rPr>
            <w:sz w:val="28"/>
            <w:szCs w:val="28"/>
            <w:lang w:val="en-US"/>
          </w:rPr>
          <w:t xml:space="preserve"> 7’,’</w:t>
        </w:r>
        <w:r w:rsidRPr="003454FF">
          <w:rPr>
            <w:sz w:val="28"/>
            <w:szCs w:val="28"/>
            <w:lang w:val="en-US"/>
          </w:rPr>
          <w:t xml:space="preserve"> </w:t>
        </w:r>
        <w:proofErr w:type="spellStart"/>
        <w:r>
          <w:rPr>
            <w:sz w:val="28"/>
            <w:szCs w:val="28"/>
            <w:lang w:val="en-US"/>
          </w:rPr>
          <w:t>Razen</w:t>
        </w:r>
        <w:proofErr w:type="spellEnd"/>
        <w:r>
          <w:rPr>
            <w:sz w:val="28"/>
            <w:szCs w:val="28"/>
            <w:lang w:val="en-US"/>
          </w:rPr>
          <w:t xml:space="preserve"> 9, ‘core i7’, ‘core i9’ ])</w:t>
        </w:r>
      </w:ins>
    </w:p>
    <w:p w14:paraId="087D6CBB" w14:textId="77777777" w:rsidR="00E05D17" w:rsidRDefault="00E05D17" w:rsidP="00E05D17">
      <w:pPr>
        <w:pStyle w:val="ListParagraph"/>
        <w:rPr>
          <w:ins w:id="1396" w:author="Prakash Singh Kshatreeya" w:date="2026-03-15T11:42:00Z"/>
          <w:sz w:val="28"/>
          <w:szCs w:val="28"/>
          <w:lang w:val="en-US"/>
        </w:rPr>
      </w:pPr>
    </w:p>
    <w:p w14:paraId="47231D1C" w14:textId="1341C86F" w:rsidR="00E05D17" w:rsidRDefault="00E05D17" w:rsidP="00E05D17">
      <w:pPr>
        <w:pStyle w:val="ListParagraph"/>
        <w:numPr>
          <w:ilvl w:val="0"/>
          <w:numId w:val="3"/>
        </w:numPr>
        <w:rPr>
          <w:ins w:id="1397" w:author="Prakash Singh Kshatreeya" w:date="2026-03-15T11:59:00Z"/>
          <w:sz w:val="28"/>
          <w:szCs w:val="28"/>
          <w:lang w:val="en-US"/>
        </w:rPr>
      </w:pPr>
      <w:ins w:id="1398" w:author="Prakash Singh Kshatreeya" w:date="2026-03-15T11:43:00Z">
        <w:r>
          <w:rPr>
            <w:sz w:val="28"/>
            <w:szCs w:val="28"/>
            <w:lang w:val="en-US"/>
          </w:rPr>
          <w:t xml:space="preserve">Usually done if you have </w:t>
        </w:r>
      </w:ins>
    </w:p>
    <w:p w14:paraId="1AAAD86F" w14:textId="77777777" w:rsidR="00644F68" w:rsidRDefault="00644F68" w:rsidP="00644F68">
      <w:pPr>
        <w:rPr>
          <w:ins w:id="1399" w:author="Prakash Singh Kshatreeya" w:date="2026-03-15T11:59:00Z"/>
          <w:sz w:val="28"/>
          <w:szCs w:val="28"/>
          <w:lang w:val="en-US"/>
        </w:rPr>
      </w:pPr>
    </w:p>
    <w:p w14:paraId="548D77EB" w14:textId="77777777" w:rsidR="00644F68" w:rsidRDefault="00644F68" w:rsidP="00644F68">
      <w:pPr>
        <w:rPr>
          <w:ins w:id="1400" w:author="Prakash Singh Kshatreeya" w:date="2026-03-15T11:59:00Z"/>
          <w:sz w:val="28"/>
          <w:szCs w:val="28"/>
          <w:lang w:val="en-US"/>
        </w:rPr>
      </w:pPr>
    </w:p>
    <w:p w14:paraId="4D0EF67F" w14:textId="77777777" w:rsidR="00644F68" w:rsidRDefault="00644F68" w:rsidP="00644F68">
      <w:pPr>
        <w:rPr>
          <w:ins w:id="1401" w:author="Prakash Singh Kshatreeya" w:date="2026-03-15T11:59:00Z"/>
          <w:sz w:val="28"/>
          <w:szCs w:val="28"/>
          <w:lang w:val="en-US"/>
        </w:rPr>
      </w:pPr>
    </w:p>
    <w:p w14:paraId="23FF1415" w14:textId="7D26D796" w:rsidR="00644F68" w:rsidRDefault="00644F68" w:rsidP="00644F68">
      <w:pPr>
        <w:rPr>
          <w:ins w:id="1402" w:author="Prakash Singh Kshatreeya" w:date="2026-03-15T11:59:00Z"/>
          <w:b/>
          <w:bCs/>
          <w:sz w:val="28"/>
          <w:szCs w:val="28"/>
          <w:lang w:val="en-US"/>
        </w:rPr>
      </w:pPr>
      <w:ins w:id="1403" w:author="Prakash Singh Kshatreeya" w:date="2026-03-15T11:59:00Z">
        <w:r>
          <w:rPr>
            <w:b/>
            <w:bCs/>
            <w:sz w:val="28"/>
            <w:szCs w:val="28"/>
            <w:lang w:val="en-US"/>
          </w:rPr>
          <w:t>Importing parts of a module:</w:t>
        </w:r>
      </w:ins>
    </w:p>
    <w:p w14:paraId="4AD5F774" w14:textId="4DB1BAD4" w:rsidR="00644F68" w:rsidRPr="00644F68" w:rsidRDefault="00644F68" w:rsidP="00644F68">
      <w:pPr>
        <w:pStyle w:val="ListParagraph"/>
        <w:numPr>
          <w:ilvl w:val="0"/>
          <w:numId w:val="1"/>
        </w:numPr>
        <w:rPr>
          <w:ins w:id="1404" w:author="Prakash Singh Kshatreeya" w:date="2026-03-15T12:00:00Z"/>
          <w:b/>
          <w:bCs/>
          <w:sz w:val="28"/>
          <w:szCs w:val="28"/>
          <w:lang w:val="en-US"/>
          <w:rPrChange w:id="1405" w:author="Prakash Singh Kshatreeya" w:date="2026-03-15T12:00:00Z">
            <w:rPr>
              <w:ins w:id="1406" w:author="Prakash Singh Kshatreeya" w:date="2026-03-15T12:00:00Z"/>
              <w:sz w:val="28"/>
              <w:szCs w:val="28"/>
              <w:lang w:val="en-US"/>
            </w:rPr>
          </w:rPrChange>
        </w:rPr>
      </w:pPr>
      <w:ins w:id="1407" w:author="Prakash Singh Kshatreeya" w:date="2026-03-15T11:59:00Z">
        <w:r>
          <w:rPr>
            <w:sz w:val="28"/>
            <w:szCs w:val="28"/>
            <w:lang w:val="en-US"/>
          </w:rPr>
          <w:t xml:space="preserve">The </w:t>
        </w:r>
      </w:ins>
      <w:ins w:id="1408" w:author="Prakash Singh Kshatreeya" w:date="2026-03-15T12:00:00Z">
        <w:r>
          <w:rPr>
            <w:sz w:val="28"/>
            <w:szCs w:val="28"/>
            <w:lang w:val="en-US"/>
          </w:rPr>
          <w:t>from keyword lets you import only certain parts of a module</w:t>
        </w:r>
      </w:ins>
    </w:p>
    <w:p w14:paraId="43571E8B" w14:textId="72911577" w:rsidR="00644F68" w:rsidRPr="00644F68" w:rsidRDefault="00644F68" w:rsidP="00644F68">
      <w:pPr>
        <w:pStyle w:val="ListParagraph"/>
        <w:numPr>
          <w:ilvl w:val="0"/>
          <w:numId w:val="1"/>
        </w:numPr>
        <w:rPr>
          <w:ins w:id="1409" w:author="Prakash Singh Kshatreeya" w:date="2026-03-15T12:00:00Z"/>
          <w:b/>
          <w:bCs/>
          <w:sz w:val="28"/>
          <w:szCs w:val="28"/>
          <w:lang w:val="en-US"/>
          <w:rPrChange w:id="1410" w:author="Prakash Singh Kshatreeya" w:date="2026-03-15T12:00:00Z">
            <w:rPr>
              <w:ins w:id="1411" w:author="Prakash Singh Kshatreeya" w:date="2026-03-15T12:00:00Z"/>
              <w:sz w:val="28"/>
              <w:szCs w:val="28"/>
              <w:lang w:val="en-US"/>
            </w:rPr>
          </w:rPrChange>
        </w:rPr>
      </w:pPr>
      <w:ins w:id="1412" w:author="Prakash Singh Kshatreeya" w:date="2026-03-15T12:00:00Z">
        <w:r>
          <w:rPr>
            <w:sz w:val="28"/>
            <w:szCs w:val="28"/>
            <w:lang w:val="en-US"/>
          </w:rPr>
          <w:t>It’s best practice to only import what you need</w:t>
        </w:r>
      </w:ins>
    </w:p>
    <w:p w14:paraId="26E4FA32" w14:textId="77777777" w:rsidR="00644F68" w:rsidRDefault="00644F68" w:rsidP="00644F68">
      <w:pPr>
        <w:pStyle w:val="ListParagraph"/>
        <w:rPr>
          <w:ins w:id="1413" w:author="Prakash Singh Kshatreeya" w:date="2026-03-15T12:00:00Z"/>
          <w:sz w:val="28"/>
          <w:szCs w:val="28"/>
          <w:lang w:val="en-US"/>
        </w:rPr>
      </w:pPr>
    </w:p>
    <w:p w14:paraId="20118814" w14:textId="24F7A817" w:rsidR="00644F68" w:rsidRDefault="00644F68" w:rsidP="00644F68">
      <w:pPr>
        <w:pStyle w:val="ListParagraph"/>
        <w:rPr>
          <w:ins w:id="1414" w:author="Prakash Singh Kshatreeya" w:date="2026-03-15T12:01:00Z"/>
          <w:sz w:val="28"/>
          <w:szCs w:val="28"/>
          <w:lang w:val="en-US"/>
        </w:rPr>
      </w:pPr>
      <w:ins w:id="1415" w:author="Prakash Singh Kshatreeya" w:date="2026-03-15T12:00:00Z">
        <w:r>
          <w:rPr>
            <w:sz w:val="28"/>
            <w:szCs w:val="28"/>
            <w:lang w:val="en-US"/>
          </w:rPr>
          <w:t xml:space="preserve">From random import </w:t>
        </w:r>
      </w:ins>
      <w:proofErr w:type="spellStart"/>
      <w:ins w:id="1416" w:author="Prakash Singh Kshatreeya" w:date="2026-03-15T12:01:00Z">
        <w:r>
          <w:rPr>
            <w:sz w:val="28"/>
            <w:szCs w:val="28"/>
            <w:lang w:val="en-US"/>
          </w:rPr>
          <w:t>randint</w:t>
        </w:r>
        <w:proofErr w:type="spellEnd"/>
        <w:r>
          <w:rPr>
            <w:sz w:val="28"/>
            <w:szCs w:val="28"/>
            <w:lang w:val="en-US"/>
          </w:rPr>
          <w:t>, shuffle</w:t>
        </w:r>
      </w:ins>
    </w:p>
    <w:p w14:paraId="7AD5C973" w14:textId="77777777" w:rsidR="00644F68" w:rsidRDefault="00644F68" w:rsidP="00644F68">
      <w:pPr>
        <w:pStyle w:val="ListParagraph"/>
        <w:rPr>
          <w:ins w:id="1417" w:author="Prakash Singh Kshatreeya" w:date="2026-03-15T12:01:00Z"/>
          <w:sz w:val="28"/>
          <w:szCs w:val="28"/>
          <w:lang w:val="en-US"/>
        </w:rPr>
      </w:pPr>
    </w:p>
    <w:p w14:paraId="769E4087" w14:textId="5045D1DF" w:rsidR="00644F68" w:rsidRDefault="00644F68" w:rsidP="00644F68">
      <w:pPr>
        <w:pStyle w:val="ListParagraph"/>
        <w:rPr>
          <w:ins w:id="1418" w:author="Prakash Singh Kshatreeya" w:date="2026-03-15T12:01:00Z"/>
          <w:sz w:val="28"/>
          <w:szCs w:val="28"/>
          <w:lang w:val="en-US"/>
        </w:rPr>
      </w:pPr>
      <w:proofErr w:type="spellStart"/>
      <w:ins w:id="1419" w:author="Prakash Singh Kshatreeya" w:date="2026-03-15T12:01:00Z">
        <w:r>
          <w:rPr>
            <w:sz w:val="28"/>
            <w:szCs w:val="28"/>
            <w:lang w:val="en-US"/>
          </w:rPr>
          <w:lastRenderedPageBreak/>
          <w:t>randint</w:t>
        </w:r>
        <w:proofErr w:type="spellEnd"/>
        <w:r>
          <w:rPr>
            <w:sz w:val="28"/>
            <w:szCs w:val="28"/>
            <w:lang w:val="en-US"/>
          </w:rPr>
          <w:t xml:space="preserve"> ([‘</w:t>
        </w:r>
        <w:proofErr w:type="spellStart"/>
        <w:r>
          <w:rPr>
            <w:sz w:val="28"/>
            <w:szCs w:val="28"/>
            <w:lang w:val="en-US"/>
          </w:rPr>
          <w:t>Razen</w:t>
        </w:r>
        <w:proofErr w:type="spellEnd"/>
        <w:r>
          <w:rPr>
            <w:sz w:val="28"/>
            <w:szCs w:val="28"/>
            <w:lang w:val="en-US"/>
          </w:rPr>
          <w:t xml:space="preserve"> 7’,’</w:t>
        </w:r>
        <w:r w:rsidRPr="003454FF">
          <w:rPr>
            <w:sz w:val="28"/>
            <w:szCs w:val="28"/>
            <w:lang w:val="en-US"/>
          </w:rPr>
          <w:t xml:space="preserve"> </w:t>
        </w:r>
        <w:proofErr w:type="spellStart"/>
        <w:r>
          <w:rPr>
            <w:sz w:val="28"/>
            <w:szCs w:val="28"/>
            <w:lang w:val="en-US"/>
          </w:rPr>
          <w:t>Razen</w:t>
        </w:r>
        <w:proofErr w:type="spellEnd"/>
        <w:r>
          <w:rPr>
            <w:sz w:val="28"/>
            <w:szCs w:val="28"/>
            <w:lang w:val="en-US"/>
          </w:rPr>
          <w:t xml:space="preserve"> 9, ‘core i7’, ‘core i9</w:t>
        </w:r>
        <w:proofErr w:type="gramStart"/>
        <w:r>
          <w:rPr>
            <w:sz w:val="28"/>
            <w:szCs w:val="28"/>
            <w:lang w:val="en-US"/>
          </w:rPr>
          <w:t>’ ]</w:t>
        </w:r>
        <w:proofErr w:type="gramEnd"/>
        <w:r>
          <w:rPr>
            <w:sz w:val="28"/>
            <w:szCs w:val="28"/>
            <w:lang w:val="en-US"/>
          </w:rPr>
          <w:t>)</w:t>
        </w:r>
      </w:ins>
    </w:p>
    <w:p w14:paraId="301E6FB5" w14:textId="2BB2C0F2" w:rsidR="00644F68" w:rsidRDefault="00644F68" w:rsidP="00644F68">
      <w:pPr>
        <w:pStyle w:val="ListParagraph"/>
        <w:rPr>
          <w:ins w:id="1420" w:author="Prakash Singh Kshatreeya" w:date="2026-03-15T12:01:00Z"/>
          <w:sz w:val="28"/>
          <w:szCs w:val="28"/>
          <w:lang w:val="en-US"/>
        </w:rPr>
      </w:pPr>
      <w:proofErr w:type="gramStart"/>
      <w:ins w:id="1421" w:author="Prakash Singh Kshatreeya" w:date="2026-03-15T12:01:00Z">
        <w:r>
          <w:rPr>
            <w:sz w:val="28"/>
            <w:szCs w:val="28"/>
            <w:lang w:val="en-US"/>
          </w:rPr>
          <w:t>shuffle(</w:t>
        </w:r>
        <w:proofErr w:type="gramEnd"/>
        <w:r>
          <w:rPr>
            <w:sz w:val="28"/>
            <w:szCs w:val="28"/>
            <w:lang w:val="en-US"/>
          </w:rPr>
          <w:t>[‘</w:t>
        </w:r>
        <w:proofErr w:type="spellStart"/>
        <w:r>
          <w:rPr>
            <w:sz w:val="28"/>
            <w:szCs w:val="28"/>
            <w:lang w:val="en-US"/>
          </w:rPr>
          <w:t>Razen</w:t>
        </w:r>
        <w:proofErr w:type="spellEnd"/>
        <w:r>
          <w:rPr>
            <w:sz w:val="28"/>
            <w:szCs w:val="28"/>
            <w:lang w:val="en-US"/>
          </w:rPr>
          <w:t xml:space="preserve"> 7’,’</w:t>
        </w:r>
        <w:r w:rsidRPr="003454FF">
          <w:rPr>
            <w:sz w:val="28"/>
            <w:szCs w:val="28"/>
            <w:lang w:val="en-US"/>
          </w:rPr>
          <w:t xml:space="preserve"> </w:t>
        </w:r>
        <w:proofErr w:type="spellStart"/>
        <w:r>
          <w:rPr>
            <w:sz w:val="28"/>
            <w:szCs w:val="28"/>
            <w:lang w:val="en-US"/>
          </w:rPr>
          <w:t>Razen</w:t>
        </w:r>
        <w:proofErr w:type="spellEnd"/>
        <w:r>
          <w:rPr>
            <w:sz w:val="28"/>
            <w:szCs w:val="28"/>
            <w:lang w:val="en-US"/>
          </w:rPr>
          <w:t xml:space="preserve"> 9, ‘core i7’, ‘core i9’ ])</w:t>
        </w:r>
      </w:ins>
    </w:p>
    <w:p w14:paraId="6D89BFD8" w14:textId="7BA056C6" w:rsidR="00644F68" w:rsidRDefault="00644F68" w:rsidP="00644F68">
      <w:pPr>
        <w:pStyle w:val="ListParagraph"/>
        <w:rPr>
          <w:ins w:id="1422" w:author="Prakash Singh Kshatreeya" w:date="2026-03-15T12:02:00Z"/>
          <w:sz w:val="28"/>
          <w:szCs w:val="28"/>
          <w:lang w:val="en-US"/>
        </w:rPr>
      </w:pPr>
      <w:ins w:id="1423" w:author="Prakash Singh Kshatreeya" w:date="2026-03-15T12:01:00Z">
        <w:r>
          <w:rPr>
            <w:sz w:val="28"/>
            <w:szCs w:val="28"/>
            <w:lang w:val="en-US"/>
          </w:rPr>
          <w:t>(</w:t>
        </w:r>
        <w:r>
          <w:rPr>
            <w:b/>
            <w:bCs/>
            <w:sz w:val="28"/>
            <w:szCs w:val="28"/>
            <w:lang w:val="en-US"/>
          </w:rPr>
          <w:t>if you still want to import everythi</w:t>
        </w:r>
      </w:ins>
      <w:ins w:id="1424" w:author="Prakash Singh Kshatreeya" w:date="2026-03-15T12:02:00Z">
        <w:r>
          <w:rPr>
            <w:b/>
            <w:bCs/>
            <w:sz w:val="28"/>
            <w:szCs w:val="28"/>
            <w:lang w:val="en-US"/>
          </w:rPr>
          <w:t>ng, you can use the from module import * pattern</w:t>
        </w:r>
      </w:ins>
      <w:ins w:id="1425" w:author="Prakash Singh Kshatreeya" w:date="2026-03-15T12:01:00Z">
        <w:r>
          <w:rPr>
            <w:sz w:val="28"/>
            <w:szCs w:val="28"/>
            <w:lang w:val="en-US"/>
          </w:rPr>
          <w:t>)</w:t>
        </w:r>
      </w:ins>
    </w:p>
    <w:p w14:paraId="0AEFFBA8" w14:textId="77777777" w:rsidR="00644F68" w:rsidRDefault="00644F68" w:rsidP="00644F68">
      <w:pPr>
        <w:rPr>
          <w:ins w:id="1426" w:author="Prakash Singh Kshatreeya" w:date="2026-03-15T12:02:00Z"/>
          <w:b/>
          <w:bCs/>
          <w:sz w:val="28"/>
          <w:szCs w:val="28"/>
          <w:lang w:val="en-US"/>
        </w:rPr>
      </w:pPr>
    </w:p>
    <w:p w14:paraId="42E5AC36" w14:textId="43182E18" w:rsidR="00644F68" w:rsidRDefault="00644F68" w:rsidP="00644F68">
      <w:pPr>
        <w:rPr>
          <w:ins w:id="1427" w:author="Prakash Singh Kshatreeya" w:date="2026-03-15T12:03:00Z"/>
          <w:b/>
          <w:bCs/>
          <w:sz w:val="28"/>
          <w:szCs w:val="28"/>
          <w:lang w:val="en-US"/>
        </w:rPr>
      </w:pPr>
      <w:ins w:id="1428" w:author="Prakash Singh Kshatreeya" w:date="2026-03-15T12:03:00Z">
        <w:r>
          <w:rPr>
            <w:b/>
            <w:bCs/>
            <w:sz w:val="28"/>
            <w:szCs w:val="28"/>
            <w:lang w:val="en-US"/>
          </w:rPr>
          <w:t xml:space="preserve">Different ways to </w:t>
        </w:r>
        <w:proofErr w:type="gramStart"/>
        <w:r>
          <w:rPr>
            <w:b/>
            <w:bCs/>
            <w:sz w:val="28"/>
            <w:szCs w:val="28"/>
            <w:lang w:val="en-US"/>
          </w:rPr>
          <w:t>import :</w:t>
        </w:r>
        <w:proofErr w:type="gramEnd"/>
      </w:ins>
    </w:p>
    <w:p w14:paraId="7A0243A0" w14:textId="392244BA" w:rsidR="00644F68" w:rsidRPr="00644F68" w:rsidRDefault="00644F68" w:rsidP="00644F68">
      <w:pPr>
        <w:pStyle w:val="ListParagraph"/>
        <w:numPr>
          <w:ilvl w:val="0"/>
          <w:numId w:val="1"/>
        </w:numPr>
        <w:rPr>
          <w:ins w:id="1429" w:author="Prakash Singh Kshatreeya" w:date="2026-03-15T12:04:00Z"/>
          <w:b/>
          <w:bCs/>
          <w:sz w:val="28"/>
          <w:szCs w:val="28"/>
          <w:lang w:val="en-US"/>
          <w:rPrChange w:id="1430" w:author="Prakash Singh Kshatreeya" w:date="2026-03-15T12:04:00Z">
            <w:rPr>
              <w:ins w:id="1431" w:author="Prakash Singh Kshatreeya" w:date="2026-03-15T12:04:00Z"/>
              <w:sz w:val="28"/>
              <w:szCs w:val="28"/>
              <w:lang w:val="en-US"/>
            </w:rPr>
          </w:rPrChange>
        </w:rPr>
      </w:pPr>
      <w:ins w:id="1432" w:author="Prakash Singh Kshatreeya" w:date="2026-03-15T12:03:00Z">
        <w:r>
          <w:rPr>
            <w:sz w:val="28"/>
            <w:szCs w:val="28"/>
            <w:lang w:val="en-US"/>
          </w:rPr>
          <w:t xml:space="preserve">All </w:t>
        </w:r>
      </w:ins>
      <w:ins w:id="1433" w:author="Prakash Singh Kshatreeya" w:date="2026-03-15T12:04:00Z">
        <w:r>
          <w:rPr>
            <w:sz w:val="28"/>
            <w:szCs w:val="28"/>
            <w:lang w:val="en-US"/>
          </w:rPr>
          <w:t>these techniques can be used to import modules into your files</w:t>
        </w:r>
      </w:ins>
    </w:p>
    <w:p w14:paraId="4D781A23" w14:textId="33C7AB3A" w:rsidR="00644F68" w:rsidRPr="00644F68" w:rsidRDefault="00644F68" w:rsidP="00644F68">
      <w:pPr>
        <w:pStyle w:val="ListParagraph"/>
        <w:numPr>
          <w:ilvl w:val="0"/>
          <w:numId w:val="3"/>
        </w:numPr>
        <w:rPr>
          <w:ins w:id="1434" w:author="Prakash Singh Kshatreeya" w:date="2026-03-15T12:04:00Z"/>
          <w:b/>
          <w:bCs/>
          <w:sz w:val="28"/>
          <w:szCs w:val="28"/>
          <w:lang w:val="en-US"/>
          <w:rPrChange w:id="1435" w:author="Prakash Singh Kshatreeya" w:date="2026-03-15T12:04:00Z">
            <w:rPr>
              <w:ins w:id="1436" w:author="Prakash Singh Kshatreeya" w:date="2026-03-15T12:04:00Z"/>
              <w:sz w:val="28"/>
              <w:szCs w:val="28"/>
              <w:lang w:val="en-US"/>
            </w:rPr>
          </w:rPrChange>
        </w:rPr>
      </w:pPr>
      <w:ins w:id="1437" w:author="Prakash Singh Kshatreeya" w:date="2026-03-15T12:04:00Z">
        <w:r>
          <w:rPr>
            <w:sz w:val="28"/>
            <w:szCs w:val="28"/>
            <w:lang w:val="en-US"/>
          </w:rPr>
          <w:t>Import random</w:t>
        </w:r>
      </w:ins>
    </w:p>
    <w:p w14:paraId="021A67F8" w14:textId="5018C2ED" w:rsidR="00644F68" w:rsidRPr="00644F68" w:rsidRDefault="00644F68" w:rsidP="00644F68">
      <w:pPr>
        <w:pStyle w:val="ListParagraph"/>
        <w:numPr>
          <w:ilvl w:val="0"/>
          <w:numId w:val="3"/>
        </w:numPr>
        <w:rPr>
          <w:ins w:id="1438" w:author="Prakash Singh Kshatreeya" w:date="2026-03-15T12:04:00Z"/>
          <w:b/>
          <w:bCs/>
          <w:sz w:val="28"/>
          <w:szCs w:val="28"/>
          <w:lang w:val="en-US"/>
          <w:rPrChange w:id="1439" w:author="Prakash Singh Kshatreeya" w:date="2026-03-15T12:04:00Z">
            <w:rPr>
              <w:ins w:id="1440" w:author="Prakash Singh Kshatreeya" w:date="2026-03-15T12:04:00Z"/>
              <w:sz w:val="28"/>
              <w:szCs w:val="28"/>
              <w:lang w:val="en-US"/>
            </w:rPr>
          </w:rPrChange>
        </w:rPr>
      </w:pPr>
      <w:ins w:id="1441" w:author="Prakash Singh Kshatreeya" w:date="2026-03-15T12:04:00Z">
        <w:r>
          <w:rPr>
            <w:sz w:val="28"/>
            <w:szCs w:val="28"/>
            <w:lang w:val="en-US"/>
          </w:rPr>
          <w:t>Import random as r</w:t>
        </w:r>
      </w:ins>
    </w:p>
    <w:p w14:paraId="304E07B5" w14:textId="3E1CA8FD" w:rsidR="00644F68" w:rsidRPr="00644F68" w:rsidRDefault="00644F68" w:rsidP="00644F68">
      <w:pPr>
        <w:pStyle w:val="ListParagraph"/>
        <w:numPr>
          <w:ilvl w:val="0"/>
          <w:numId w:val="3"/>
        </w:numPr>
        <w:rPr>
          <w:ins w:id="1442" w:author="Prakash Singh Kshatreeya" w:date="2026-03-15T12:05:00Z"/>
          <w:b/>
          <w:bCs/>
          <w:sz w:val="28"/>
          <w:szCs w:val="28"/>
          <w:lang w:val="en-US"/>
          <w:rPrChange w:id="1443" w:author="Prakash Singh Kshatreeya" w:date="2026-03-15T12:05:00Z">
            <w:rPr>
              <w:ins w:id="1444" w:author="Prakash Singh Kshatreeya" w:date="2026-03-15T12:05:00Z"/>
              <w:sz w:val="28"/>
              <w:szCs w:val="28"/>
              <w:lang w:val="en-US"/>
            </w:rPr>
          </w:rPrChange>
        </w:rPr>
      </w:pPr>
      <w:ins w:id="1445" w:author="Prakash Singh Kshatreeya" w:date="2026-03-15T12:05:00Z">
        <w:r>
          <w:rPr>
            <w:sz w:val="28"/>
            <w:szCs w:val="28"/>
            <w:lang w:val="en-US"/>
          </w:rPr>
          <w:t>From random as *</w:t>
        </w:r>
      </w:ins>
    </w:p>
    <w:p w14:paraId="6DD6906A" w14:textId="29EF7EBF" w:rsidR="00644F68" w:rsidRDefault="00644F68" w:rsidP="00644F68">
      <w:pPr>
        <w:pStyle w:val="ListParagraph"/>
        <w:numPr>
          <w:ilvl w:val="0"/>
          <w:numId w:val="3"/>
        </w:numPr>
        <w:rPr>
          <w:ins w:id="1446" w:author="Prakash Singh Kshatreeya" w:date="2026-03-15T12:05:00Z"/>
          <w:b/>
          <w:bCs/>
          <w:sz w:val="28"/>
          <w:szCs w:val="28"/>
          <w:lang w:val="en-US"/>
        </w:rPr>
      </w:pPr>
      <w:ins w:id="1447" w:author="Prakash Singh Kshatreeya" w:date="2026-03-15T12:05:00Z">
        <w:r>
          <w:rPr>
            <w:b/>
            <w:bCs/>
            <w:sz w:val="28"/>
            <w:szCs w:val="28"/>
            <w:lang w:val="en-US"/>
          </w:rPr>
          <w:t xml:space="preserve">from random import </w:t>
        </w:r>
        <w:proofErr w:type="spellStart"/>
        <w:r>
          <w:rPr>
            <w:b/>
            <w:bCs/>
            <w:sz w:val="28"/>
            <w:szCs w:val="28"/>
            <w:lang w:val="en-US"/>
          </w:rPr>
          <w:t>randint</w:t>
        </w:r>
        <w:proofErr w:type="spellEnd"/>
        <w:r>
          <w:rPr>
            <w:b/>
            <w:bCs/>
            <w:sz w:val="28"/>
            <w:szCs w:val="28"/>
            <w:lang w:val="en-US"/>
          </w:rPr>
          <w:t>, shuffle</w:t>
        </w:r>
      </w:ins>
    </w:p>
    <w:p w14:paraId="7D5B0633" w14:textId="07A40A91" w:rsidR="00644F68" w:rsidRDefault="00644F68" w:rsidP="00644F68">
      <w:pPr>
        <w:pStyle w:val="ListParagraph"/>
        <w:numPr>
          <w:ilvl w:val="0"/>
          <w:numId w:val="3"/>
        </w:numPr>
        <w:rPr>
          <w:ins w:id="1448" w:author="Prakash Singh Kshatreeya" w:date="2026-03-15T12:06:00Z"/>
          <w:b/>
          <w:bCs/>
          <w:sz w:val="28"/>
          <w:szCs w:val="28"/>
          <w:lang w:val="en-US"/>
        </w:rPr>
      </w:pPr>
      <w:ins w:id="1449" w:author="Prakash Singh Kshatreeya" w:date="2026-03-15T12:05:00Z">
        <w:r>
          <w:rPr>
            <w:b/>
            <w:bCs/>
            <w:sz w:val="28"/>
            <w:szCs w:val="28"/>
            <w:lang w:val="en-US"/>
          </w:rPr>
          <w:t xml:space="preserve">from random import </w:t>
        </w:r>
        <w:proofErr w:type="spellStart"/>
        <w:r>
          <w:rPr>
            <w:b/>
            <w:bCs/>
            <w:sz w:val="28"/>
            <w:szCs w:val="28"/>
            <w:lang w:val="en-US"/>
          </w:rPr>
          <w:t>r</w:t>
        </w:r>
      </w:ins>
      <w:ins w:id="1450" w:author="Prakash Singh Kshatreeya" w:date="2026-03-15T12:06:00Z">
        <w:r>
          <w:rPr>
            <w:b/>
            <w:bCs/>
            <w:sz w:val="28"/>
            <w:szCs w:val="28"/>
            <w:lang w:val="en-US"/>
          </w:rPr>
          <w:t>andint</w:t>
        </w:r>
        <w:proofErr w:type="spellEnd"/>
        <w:r>
          <w:rPr>
            <w:b/>
            <w:bCs/>
            <w:sz w:val="28"/>
            <w:szCs w:val="28"/>
            <w:lang w:val="en-US"/>
          </w:rPr>
          <w:t xml:space="preserve"> as </w:t>
        </w:r>
        <w:proofErr w:type="spellStart"/>
        <w:r>
          <w:rPr>
            <w:b/>
            <w:bCs/>
            <w:sz w:val="28"/>
            <w:szCs w:val="28"/>
            <w:lang w:val="en-US"/>
          </w:rPr>
          <w:t>ri</w:t>
        </w:r>
        <w:proofErr w:type="spellEnd"/>
        <w:r>
          <w:rPr>
            <w:b/>
            <w:bCs/>
            <w:sz w:val="28"/>
            <w:szCs w:val="28"/>
            <w:lang w:val="en-US"/>
          </w:rPr>
          <w:t xml:space="preserve">, shuffle as </w:t>
        </w:r>
        <w:proofErr w:type="spellStart"/>
        <w:r>
          <w:rPr>
            <w:b/>
            <w:bCs/>
            <w:sz w:val="28"/>
            <w:szCs w:val="28"/>
            <w:lang w:val="en-US"/>
          </w:rPr>
          <w:t>sh</w:t>
        </w:r>
        <w:proofErr w:type="spellEnd"/>
      </w:ins>
    </w:p>
    <w:p w14:paraId="7F3B546A" w14:textId="77777777" w:rsidR="00644F68" w:rsidRDefault="00644F68" w:rsidP="00644F68">
      <w:pPr>
        <w:rPr>
          <w:ins w:id="1451" w:author="Prakash Singh Kshatreeya" w:date="2026-03-15T12:06:00Z"/>
          <w:b/>
          <w:bCs/>
          <w:sz w:val="28"/>
          <w:szCs w:val="28"/>
          <w:lang w:val="en-US"/>
        </w:rPr>
      </w:pPr>
    </w:p>
    <w:p w14:paraId="12F214AF" w14:textId="1452BD33" w:rsidR="00644F68" w:rsidRDefault="00644F68" w:rsidP="00644F68">
      <w:pPr>
        <w:rPr>
          <w:ins w:id="1452" w:author="Prakash Singh Kshatreeya" w:date="2026-03-15T12:07:00Z"/>
          <w:b/>
          <w:bCs/>
          <w:sz w:val="28"/>
          <w:szCs w:val="28"/>
          <w:lang w:val="en-US"/>
        </w:rPr>
      </w:pPr>
      <w:ins w:id="1453" w:author="Prakash Singh Kshatreeya" w:date="2026-03-15T12:07:00Z">
        <w:r>
          <w:rPr>
            <w:b/>
            <w:bCs/>
            <w:sz w:val="28"/>
            <w:szCs w:val="28"/>
            <w:lang w:val="en-US"/>
          </w:rPr>
          <w:t>Custom Module:</w:t>
        </w:r>
      </w:ins>
    </w:p>
    <w:p w14:paraId="7E679DF3" w14:textId="47D645A7" w:rsidR="00644F68" w:rsidRPr="00644F68" w:rsidRDefault="00644F68" w:rsidP="00644F68">
      <w:pPr>
        <w:pStyle w:val="ListParagraph"/>
        <w:numPr>
          <w:ilvl w:val="0"/>
          <w:numId w:val="1"/>
        </w:numPr>
        <w:rPr>
          <w:ins w:id="1454" w:author="Prakash Singh Kshatreeya" w:date="2026-03-15T12:07:00Z"/>
          <w:b/>
          <w:bCs/>
          <w:sz w:val="28"/>
          <w:szCs w:val="28"/>
          <w:lang w:val="en-US"/>
          <w:rPrChange w:id="1455" w:author="Prakash Singh Kshatreeya" w:date="2026-03-15T12:07:00Z">
            <w:rPr>
              <w:ins w:id="1456" w:author="Prakash Singh Kshatreeya" w:date="2026-03-15T12:07:00Z"/>
              <w:sz w:val="28"/>
              <w:szCs w:val="28"/>
              <w:lang w:val="en-US"/>
            </w:rPr>
          </w:rPrChange>
        </w:rPr>
      </w:pPr>
      <w:ins w:id="1457" w:author="Prakash Singh Kshatreeya" w:date="2026-03-15T12:07:00Z">
        <w:r>
          <w:rPr>
            <w:sz w:val="28"/>
            <w:szCs w:val="28"/>
            <w:lang w:val="en-US"/>
          </w:rPr>
          <w:t>You can import from your own code too</w:t>
        </w:r>
      </w:ins>
    </w:p>
    <w:p w14:paraId="402C33C5" w14:textId="08E90A6E" w:rsidR="00644F68" w:rsidRPr="00844DC2" w:rsidRDefault="00644F68" w:rsidP="00644F68">
      <w:pPr>
        <w:pStyle w:val="ListParagraph"/>
        <w:numPr>
          <w:ilvl w:val="0"/>
          <w:numId w:val="1"/>
        </w:numPr>
        <w:rPr>
          <w:ins w:id="1458" w:author="Prakash Singh Kshatreeya" w:date="2026-03-15T12:08:00Z"/>
          <w:b/>
          <w:bCs/>
          <w:sz w:val="28"/>
          <w:szCs w:val="28"/>
          <w:lang w:val="en-US"/>
          <w:rPrChange w:id="1459" w:author="Prakash Singh Kshatreeya" w:date="2026-03-15T12:08:00Z">
            <w:rPr>
              <w:ins w:id="1460" w:author="Prakash Singh Kshatreeya" w:date="2026-03-15T12:08:00Z"/>
              <w:sz w:val="28"/>
              <w:szCs w:val="28"/>
              <w:lang w:val="en-US"/>
            </w:rPr>
          </w:rPrChange>
        </w:rPr>
      </w:pPr>
      <w:ins w:id="1461" w:author="Prakash Singh Kshatreeya" w:date="2026-03-15T12:07:00Z">
        <w:r>
          <w:rPr>
            <w:sz w:val="28"/>
            <w:szCs w:val="28"/>
            <w:lang w:val="en-US"/>
          </w:rPr>
          <w:t>S</w:t>
        </w:r>
      </w:ins>
      <w:ins w:id="1462" w:author="Prakash Singh Kshatreeya" w:date="2026-03-15T12:08:00Z">
        <w:r>
          <w:rPr>
            <w:sz w:val="28"/>
            <w:szCs w:val="28"/>
            <w:lang w:val="en-US"/>
          </w:rPr>
          <w:t>yntax – import {our python file name}</w:t>
        </w:r>
      </w:ins>
    </w:p>
    <w:p w14:paraId="04F84EA6" w14:textId="77777777" w:rsidR="00844DC2" w:rsidRDefault="00844DC2" w:rsidP="00844DC2">
      <w:pPr>
        <w:pStyle w:val="ListParagraph"/>
        <w:rPr>
          <w:ins w:id="1463" w:author="Prakash Singh Kshatreeya" w:date="2026-03-15T12:08:00Z"/>
          <w:sz w:val="28"/>
          <w:szCs w:val="28"/>
          <w:lang w:val="en-US"/>
        </w:rPr>
      </w:pPr>
    </w:p>
    <w:p w14:paraId="17A9F226" w14:textId="2B6014C9" w:rsidR="00844DC2" w:rsidRDefault="00844DC2" w:rsidP="00844DC2">
      <w:pPr>
        <w:pStyle w:val="ListParagraph"/>
        <w:rPr>
          <w:ins w:id="1464" w:author="Prakash Singh Kshatreeya" w:date="2026-03-15T12:08:00Z"/>
          <w:sz w:val="28"/>
          <w:szCs w:val="28"/>
          <w:lang w:val="en-US"/>
        </w:rPr>
      </w:pPr>
      <w:proofErr w:type="gramStart"/>
      <w:ins w:id="1465" w:author="Prakash Singh Kshatreeya" w:date="2026-03-15T12:08:00Z">
        <w:r>
          <w:rPr>
            <w:sz w:val="28"/>
            <w:szCs w:val="28"/>
            <w:lang w:val="en-US"/>
          </w:rPr>
          <w:t>File1.py :</w:t>
        </w:r>
        <w:proofErr w:type="gramEnd"/>
      </w:ins>
    </w:p>
    <w:p w14:paraId="2A5CD51C" w14:textId="5BFE0463" w:rsidR="00844DC2" w:rsidRDefault="00844DC2" w:rsidP="00844DC2">
      <w:pPr>
        <w:pStyle w:val="ListParagraph"/>
        <w:rPr>
          <w:ins w:id="1466" w:author="Prakash Singh Kshatreeya" w:date="2026-03-15T12:08:00Z"/>
          <w:sz w:val="28"/>
          <w:szCs w:val="28"/>
          <w:lang w:val="en-US"/>
        </w:rPr>
      </w:pPr>
      <w:ins w:id="1467" w:author="Prakash Singh Kshatreeya" w:date="2026-03-15T12:08:00Z">
        <w:r>
          <w:rPr>
            <w:sz w:val="28"/>
            <w:szCs w:val="28"/>
            <w:lang w:val="en-US"/>
          </w:rPr>
          <w:t xml:space="preserve">Def </w:t>
        </w:r>
        <w:proofErr w:type="spellStart"/>
        <w:r>
          <w:rPr>
            <w:sz w:val="28"/>
            <w:szCs w:val="28"/>
            <w:lang w:val="en-US"/>
          </w:rPr>
          <w:t>my_</w:t>
        </w:r>
        <w:proofErr w:type="gramStart"/>
        <w:r>
          <w:rPr>
            <w:sz w:val="28"/>
            <w:szCs w:val="28"/>
            <w:lang w:val="en-US"/>
          </w:rPr>
          <w:t>fun</w:t>
        </w:r>
        <w:proofErr w:type="spellEnd"/>
        <w:r>
          <w:rPr>
            <w:sz w:val="28"/>
            <w:szCs w:val="28"/>
            <w:lang w:val="en-US"/>
          </w:rPr>
          <w:t>(</w:t>
        </w:r>
        <w:proofErr w:type="gramEnd"/>
        <w:r>
          <w:rPr>
            <w:sz w:val="28"/>
            <w:szCs w:val="28"/>
            <w:lang w:val="en-US"/>
          </w:rPr>
          <w:t>):</w:t>
        </w:r>
      </w:ins>
    </w:p>
    <w:p w14:paraId="6D9476EE" w14:textId="7101DA6B" w:rsidR="00844DC2" w:rsidRDefault="00844DC2" w:rsidP="00844DC2">
      <w:pPr>
        <w:pStyle w:val="ListParagraph"/>
        <w:rPr>
          <w:ins w:id="1468" w:author="Prakash Singh Kshatreeya" w:date="2026-03-15T12:08:00Z"/>
          <w:sz w:val="28"/>
          <w:szCs w:val="28"/>
          <w:lang w:val="en-US"/>
        </w:rPr>
      </w:pPr>
      <w:ins w:id="1469" w:author="Prakash Singh Kshatreeya" w:date="2026-03-15T12:08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  <w:t>Return ‘do some work’</w:t>
        </w:r>
      </w:ins>
    </w:p>
    <w:p w14:paraId="65684EDB" w14:textId="2D5DA0FB" w:rsidR="00844DC2" w:rsidRDefault="00844DC2" w:rsidP="00844DC2">
      <w:pPr>
        <w:pStyle w:val="ListParagraph"/>
        <w:rPr>
          <w:ins w:id="1470" w:author="Prakash Singh Kshatreeya" w:date="2026-03-15T12:09:00Z"/>
          <w:sz w:val="28"/>
          <w:szCs w:val="28"/>
          <w:lang w:val="en-US"/>
        </w:rPr>
      </w:pPr>
      <w:ins w:id="1471" w:author="Prakash Singh Kshatreeya" w:date="2026-03-15T12:09:00Z">
        <w:r>
          <w:rPr>
            <w:sz w:val="28"/>
            <w:szCs w:val="28"/>
            <w:lang w:val="en-US"/>
          </w:rPr>
          <w:t xml:space="preserve">Def </w:t>
        </w:r>
        <w:proofErr w:type="spellStart"/>
        <w:r>
          <w:rPr>
            <w:sz w:val="28"/>
            <w:szCs w:val="28"/>
            <w:lang w:val="en-US"/>
          </w:rPr>
          <w:t>my_other_</w:t>
        </w:r>
        <w:proofErr w:type="gramStart"/>
        <w:r>
          <w:rPr>
            <w:sz w:val="28"/>
            <w:szCs w:val="28"/>
            <w:lang w:val="en-US"/>
          </w:rPr>
          <w:t>fun</w:t>
        </w:r>
        <w:proofErr w:type="spellEnd"/>
        <w:r>
          <w:rPr>
            <w:sz w:val="28"/>
            <w:szCs w:val="28"/>
            <w:lang w:val="en-US"/>
          </w:rPr>
          <w:t>(</w:t>
        </w:r>
        <w:proofErr w:type="gramEnd"/>
        <w:r>
          <w:rPr>
            <w:sz w:val="28"/>
            <w:szCs w:val="28"/>
            <w:lang w:val="en-US"/>
          </w:rPr>
          <w:t>):</w:t>
        </w:r>
      </w:ins>
    </w:p>
    <w:p w14:paraId="3FA11DC8" w14:textId="00F2B3FB" w:rsidR="00844DC2" w:rsidRDefault="00844DC2" w:rsidP="00844DC2">
      <w:pPr>
        <w:pStyle w:val="ListParagraph"/>
        <w:rPr>
          <w:ins w:id="1472" w:author="Prakash Singh Kshatreeya" w:date="2026-03-15T12:09:00Z"/>
          <w:sz w:val="28"/>
          <w:szCs w:val="28"/>
          <w:lang w:val="en-US"/>
        </w:rPr>
      </w:pPr>
      <w:ins w:id="1473" w:author="Prakash Singh Kshatreeya" w:date="2026-03-15T12:09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  <w:t>Return ‘do more work’</w:t>
        </w:r>
      </w:ins>
    </w:p>
    <w:p w14:paraId="1FA90BCF" w14:textId="77777777" w:rsidR="00844DC2" w:rsidRDefault="00844DC2" w:rsidP="00844DC2">
      <w:pPr>
        <w:pStyle w:val="ListParagraph"/>
        <w:rPr>
          <w:ins w:id="1474" w:author="Prakash Singh Kshatreeya" w:date="2026-03-15T12:09:00Z"/>
          <w:sz w:val="28"/>
          <w:szCs w:val="28"/>
          <w:lang w:val="en-US"/>
        </w:rPr>
      </w:pPr>
    </w:p>
    <w:p w14:paraId="64A61514" w14:textId="102C141B" w:rsidR="00844DC2" w:rsidRDefault="00844DC2" w:rsidP="00844DC2">
      <w:pPr>
        <w:pStyle w:val="ListParagraph"/>
        <w:rPr>
          <w:ins w:id="1475" w:author="Prakash Singh Kshatreeya" w:date="2026-03-15T12:09:00Z"/>
          <w:sz w:val="28"/>
          <w:szCs w:val="28"/>
          <w:lang w:val="en-US"/>
        </w:rPr>
      </w:pPr>
      <w:proofErr w:type="gramStart"/>
      <w:ins w:id="1476" w:author="Prakash Singh Kshatreeya" w:date="2026-03-15T12:09:00Z">
        <w:r>
          <w:rPr>
            <w:sz w:val="28"/>
            <w:szCs w:val="28"/>
            <w:lang w:val="en-US"/>
          </w:rPr>
          <w:t>File2.py :</w:t>
        </w:r>
        <w:proofErr w:type="gramEnd"/>
      </w:ins>
    </w:p>
    <w:p w14:paraId="245910F6" w14:textId="761BC18C" w:rsidR="00844DC2" w:rsidRDefault="00844DC2" w:rsidP="00844DC2">
      <w:pPr>
        <w:pStyle w:val="ListParagraph"/>
        <w:rPr>
          <w:ins w:id="1477" w:author="Prakash Singh Kshatreeya" w:date="2026-03-15T12:09:00Z"/>
          <w:sz w:val="28"/>
          <w:szCs w:val="28"/>
          <w:lang w:val="en-US"/>
        </w:rPr>
      </w:pPr>
      <w:ins w:id="1478" w:author="Prakash Singh Kshatreeya" w:date="2026-03-15T12:09:00Z">
        <w:r>
          <w:rPr>
            <w:sz w:val="28"/>
            <w:szCs w:val="28"/>
            <w:lang w:val="en-US"/>
          </w:rPr>
          <w:t>Import file1</w:t>
        </w:r>
      </w:ins>
    </w:p>
    <w:p w14:paraId="068FDFE8" w14:textId="77777777" w:rsidR="00844DC2" w:rsidRDefault="00844DC2" w:rsidP="00844DC2">
      <w:pPr>
        <w:pStyle w:val="ListParagraph"/>
        <w:rPr>
          <w:ins w:id="1479" w:author="Prakash Singh Kshatreeya" w:date="2026-03-15T12:09:00Z"/>
          <w:sz w:val="28"/>
          <w:szCs w:val="28"/>
          <w:lang w:val="en-US"/>
        </w:rPr>
      </w:pPr>
    </w:p>
    <w:p w14:paraId="163F46C7" w14:textId="3E4EA420" w:rsidR="00844DC2" w:rsidRPr="00644F68" w:rsidRDefault="00844DC2" w:rsidP="00844DC2">
      <w:pPr>
        <w:pStyle w:val="ListParagraph"/>
        <w:rPr>
          <w:ins w:id="1480" w:author="Prakash Singh Kshatreeya" w:date="2026-03-15T12:01:00Z"/>
          <w:b/>
          <w:bCs/>
          <w:sz w:val="28"/>
          <w:szCs w:val="28"/>
          <w:lang w:val="en-US"/>
          <w:rPrChange w:id="1481" w:author="Prakash Singh Kshatreeya" w:date="2026-03-15T12:07:00Z">
            <w:rPr>
              <w:ins w:id="1482" w:author="Prakash Singh Kshatreeya" w:date="2026-03-15T12:01:00Z"/>
              <w:sz w:val="28"/>
              <w:szCs w:val="28"/>
              <w:lang w:val="en-US"/>
            </w:rPr>
          </w:rPrChange>
        </w:rPr>
      </w:pPr>
      <w:ins w:id="1483" w:author="Prakash Singh Kshatreeya" w:date="2026-03-15T12:09:00Z">
        <w:r>
          <w:rPr>
            <w:sz w:val="28"/>
            <w:szCs w:val="28"/>
            <w:lang w:val="en-US"/>
          </w:rPr>
          <w:t>File1.my_</w:t>
        </w:r>
        <w:proofErr w:type="gramStart"/>
        <w:r>
          <w:rPr>
            <w:sz w:val="28"/>
            <w:szCs w:val="28"/>
            <w:lang w:val="en-US"/>
          </w:rPr>
          <w:t>fun</w:t>
        </w:r>
      </w:ins>
      <w:ins w:id="1484" w:author="Prakash Singh Kshatreeya" w:date="2026-03-15T12:10:00Z">
        <w:r>
          <w:rPr>
            <w:sz w:val="28"/>
            <w:szCs w:val="28"/>
            <w:lang w:val="en-US"/>
          </w:rPr>
          <w:t>(</w:t>
        </w:r>
        <w:proofErr w:type="gramEnd"/>
        <w:r>
          <w:rPr>
            <w:sz w:val="28"/>
            <w:szCs w:val="28"/>
            <w:lang w:val="en-US"/>
          </w:rPr>
          <w:t>) #’do some work’</w:t>
        </w:r>
      </w:ins>
    </w:p>
    <w:p w14:paraId="68F0853E" w14:textId="6D4BC74E" w:rsidR="00844DC2" w:rsidRDefault="00844DC2" w:rsidP="00844DC2">
      <w:pPr>
        <w:pStyle w:val="ListParagraph"/>
        <w:rPr>
          <w:ins w:id="1485" w:author="Prakash Singh Kshatreeya" w:date="2026-03-15T12:19:00Z"/>
          <w:sz w:val="28"/>
          <w:szCs w:val="28"/>
          <w:lang w:val="en-US"/>
        </w:rPr>
      </w:pPr>
      <w:ins w:id="1486" w:author="Prakash Singh Kshatreeya" w:date="2026-03-15T12:10:00Z">
        <w:r>
          <w:rPr>
            <w:sz w:val="28"/>
            <w:szCs w:val="28"/>
            <w:lang w:val="en-US"/>
          </w:rPr>
          <w:t>File1.my_other_</w:t>
        </w:r>
        <w:proofErr w:type="gramStart"/>
        <w:r>
          <w:rPr>
            <w:sz w:val="28"/>
            <w:szCs w:val="28"/>
            <w:lang w:val="en-US"/>
          </w:rPr>
          <w:t>fun(</w:t>
        </w:r>
        <w:proofErr w:type="gramEnd"/>
        <w:r>
          <w:rPr>
            <w:sz w:val="28"/>
            <w:szCs w:val="28"/>
            <w:lang w:val="en-US"/>
          </w:rPr>
          <w:t>) #’do more work’</w:t>
        </w:r>
      </w:ins>
    </w:p>
    <w:p w14:paraId="0D4E4AF1" w14:textId="21416AB0" w:rsidR="00844DC2" w:rsidRDefault="00C67196" w:rsidP="00844DC2">
      <w:pPr>
        <w:rPr>
          <w:ins w:id="1487" w:author="Prakash Singh Kshatreeya" w:date="2026-03-15T12:19:00Z"/>
          <w:b/>
          <w:bCs/>
          <w:sz w:val="28"/>
          <w:szCs w:val="28"/>
          <w:lang w:val="en-US"/>
        </w:rPr>
      </w:pPr>
      <w:proofErr w:type="spellStart"/>
      <w:ins w:id="1488" w:author="Prakash Singh Kshatreeya" w:date="2026-03-15T12:19:00Z">
        <w:r>
          <w:rPr>
            <w:b/>
            <w:bCs/>
            <w:sz w:val="28"/>
            <w:szCs w:val="28"/>
            <w:lang w:val="en-US"/>
          </w:rPr>
          <w:t>The_NAME_VARIABLE</w:t>
        </w:r>
        <w:proofErr w:type="spellEnd"/>
        <w:r>
          <w:rPr>
            <w:b/>
            <w:bCs/>
            <w:sz w:val="28"/>
            <w:szCs w:val="28"/>
            <w:lang w:val="en-US"/>
          </w:rPr>
          <w:t>:</w:t>
        </w:r>
      </w:ins>
    </w:p>
    <w:p w14:paraId="3B07DAE5" w14:textId="4EEF76DE" w:rsidR="00C67196" w:rsidRPr="00C67196" w:rsidRDefault="00C67196" w:rsidP="00C67196">
      <w:pPr>
        <w:pStyle w:val="ListParagraph"/>
        <w:numPr>
          <w:ilvl w:val="0"/>
          <w:numId w:val="1"/>
        </w:numPr>
        <w:rPr>
          <w:ins w:id="1489" w:author="Prakash Singh Kshatreeya" w:date="2026-03-15T12:20:00Z"/>
          <w:b/>
          <w:bCs/>
          <w:sz w:val="28"/>
          <w:szCs w:val="28"/>
          <w:lang w:val="en-US"/>
          <w:rPrChange w:id="1490" w:author="Prakash Singh Kshatreeya" w:date="2026-03-15T12:20:00Z">
            <w:rPr>
              <w:ins w:id="1491" w:author="Prakash Singh Kshatreeya" w:date="2026-03-15T12:20:00Z"/>
              <w:sz w:val="28"/>
              <w:szCs w:val="28"/>
              <w:lang w:val="en-US"/>
            </w:rPr>
          </w:rPrChange>
        </w:rPr>
      </w:pPr>
      <w:ins w:id="1492" w:author="Prakash Singh Kshatreeya" w:date="2026-03-15T12:19:00Z">
        <w:r>
          <w:rPr>
            <w:sz w:val="28"/>
            <w:szCs w:val="28"/>
            <w:lang w:val="en-US"/>
          </w:rPr>
          <w:t>When run, every python file has a __</w:t>
        </w:r>
      </w:ins>
      <w:ins w:id="1493" w:author="Prakash Singh Kshatreeya" w:date="2026-03-15T12:20:00Z">
        <w:r>
          <w:rPr>
            <w:sz w:val="28"/>
            <w:szCs w:val="28"/>
            <w:lang w:val="en-US"/>
          </w:rPr>
          <w:t>name__ variable</w:t>
        </w:r>
      </w:ins>
    </w:p>
    <w:p w14:paraId="57CAAADE" w14:textId="75B725BE" w:rsidR="00C67196" w:rsidRPr="00C67196" w:rsidRDefault="00C67196" w:rsidP="00C67196">
      <w:pPr>
        <w:pStyle w:val="ListParagraph"/>
        <w:numPr>
          <w:ilvl w:val="0"/>
          <w:numId w:val="1"/>
        </w:numPr>
        <w:rPr>
          <w:ins w:id="1494" w:author="Prakash Singh Kshatreeya" w:date="2026-03-15T12:20:00Z"/>
          <w:b/>
          <w:bCs/>
          <w:sz w:val="28"/>
          <w:szCs w:val="28"/>
          <w:lang w:val="en-US"/>
          <w:rPrChange w:id="1495" w:author="Prakash Singh Kshatreeya" w:date="2026-03-15T12:20:00Z">
            <w:rPr>
              <w:ins w:id="1496" w:author="Prakash Singh Kshatreeya" w:date="2026-03-15T12:20:00Z"/>
              <w:sz w:val="28"/>
              <w:szCs w:val="28"/>
              <w:lang w:val="en-US"/>
            </w:rPr>
          </w:rPrChange>
        </w:rPr>
      </w:pPr>
      <w:ins w:id="1497" w:author="Prakash Singh Kshatreeya" w:date="2026-03-15T12:20:00Z">
        <w:r>
          <w:rPr>
            <w:sz w:val="28"/>
            <w:szCs w:val="28"/>
            <w:lang w:val="en-US"/>
          </w:rPr>
          <w:t xml:space="preserve">If the file is the </w:t>
        </w:r>
        <w:proofErr w:type="spellStart"/>
        <w:r>
          <w:rPr>
            <w:sz w:val="28"/>
            <w:szCs w:val="28"/>
            <w:lang w:val="en-US"/>
          </w:rPr>
          <w:t>mainfile</w:t>
        </w:r>
        <w:proofErr w:type="spellEnd"/>
        <w:r>
          <w:rPr>
            <w:sz w:val="28"/>
            <w:szCs w:val="28"/>
            <w:lang w:val="en-US"/>
          </w:rPr>
          <w:t xml:space="preserve"> being run, </w:t>
        </w:r>
        <w:proofErr w:type="gramStart"/>
        <w:r>
          <w:rPr>
            <w:sz w:val="28"/>
            <w:szCs w:val="28"/>
            <w:lang w:val="en-US"/>
          </w:rPr>
          <w:t>it’s</w:t>
        </w:r>
        <w:proofErr w:type="gramEnd"/>
        <w:r>
          <w:rPr>
            <w:sz w:val="28"/>
            <w:szCs w:val="28"/>
            <w:lang w:val="en-US"/>
          </w:rPr>
          <w:t xml:space="preserve"> value is ‘__main__’</w:t>
        </w:r>
      </w:ins>
    </w:p>
    <w:p w14:paraId="1A97BD6A" w14:textId="1839367A" w:rsidR="00C67196" w:rsidRPr="00C67196" w:rsidRDefault="00C67196" w:rsidP="00C67196">
      <w:pPr>
        <w:pStyle w:val="ListParagraph"/>
        <w:numPr>
          <w:ilvl w:val="0"/>
          <w:numId w:val="1"/>
        </w:numPr>
        <w:rPr>
          <w:ins w:id="1498" w:author="Prakash Singh Kshatreeya" w:date="2026-03-15T12:21:00Z"/>
          <w:b/>
          <w:bCs/>
          <w:sz w:val="28"/>
          <w:szCs w:val="28"/>
          <w:lang w:val="en-US"/>
          <w:rPrChange w:id="1499" w:author="Prakash Singh Kshatreeya" w:date="2026-03-15T12:21:00Z">
            <w:rPr>
              <w:ins w:id="1500" w:author="Prakash Singh Kshatreeya" w:date="2026-03-15T12:21:00Z"/>
              <w:sz w:val="28"/>
              <w:szCs w:val="28"/>
              <w:lang w:val="en-US"/>
            </w:rPr>
          </w:rPrChange>
        </w:rPr>
      </w:pPr>
      <w:proofErr w:type="spellStart"/>
      <w:ins w:id="1501" w:author="Prakash Singh Kshatreeya" w:date="2026-03-15T12:20:00Z">
        <w:r>
          <w:rPr>
            <w:sz w:val="28"/>
            <w:szCs w:val="28"/>
            <w:lang w:val="en-US"/>
          </w:rPr>
          <w:t>Otherwire</w:t>
        </w:r>
        <w:proofErr w:type="spellEnd"/>
        <w:r>
          <w:rPr>
            <w:sz w:val="28"/>
            <w:szCs w:val="28"/>
            <w:lang w:val="en-US"/>
          </w:rPr>
          <w:t xml:space="preserve">, </w:t>
        </w:r>
        <w:proofErr w:type="spellStart"/>
        <w:proofErr w:type="gramStart"/>
        <w:r>
          <w:rPr>
            <w:sz w:val="28"/>
            <w:szCs w:val="28"/>
            <w:lang w:val="en-US"/>
          </w:rPr>
          <w:t>it’s</w:t>
        </w:r>
        <w:proofErr w:type="spellEnd"/>
        <w:proofErr w:type="gramEnd"/>
        <w:r>
          <w:rPr>
            <w:sz w:val="28"/>
            <w:szCs w:val="28"/>
            <w:lang w:val="en-US"/>
          </w:rPr>
          <w:t xml:space="preserve"> value is the name of the file (the file name</w:t>
        </w:r>
      </w:ins>
      <w:ins w:id="1502" w:author="Prakash Singh Kshatreeya" w:date="2026-03-15T12:21:00Z">
        <w:r>
          <w:rPr>
            <w:sz w:val="28"/>
            <w:szCs w:val="28"/>
            <w:lang w:val="en-US"/>
          </w:rPr>
          <w:t>)</w:t>
        </w:r>
      </w:ins>
    </w:p>
    <w:p w14:paraId="26E848B9" w14:textId="3399335E" w:rsidR="00C67196" w:rsidRPr="00C67196" w:rsidRDefault="00C67196">
      <w:pPr>
        <w:ind w:left="360"/>
        <w:rPr>
          <w:ins w:id="1503" w:author="Prakash Singh Kshatreeya" w:date="2026-03-15T12:21:00Z"/>
          <w:b/>
          <w:bCs/>
          <w:sz w:val="28"/>
          <w:szCs w:val="28"/>
          <w:lang w:val="en-US"/>
          <w:rPrChange w:id="1504" w:author="Prakash Singh Kshatreeya" w:date="2026-03-15T12:21:00Z">
            <w:rPr>
              <w:ins w:id="1505" w:author="Prakash Singh Kshatreeya" w:date="2026-03-15T12:21:00Z"/>
              <w:lang w:val="en-US"/>
            </w:rPr>
          </w:rPrChange>
        </w:rPr>
        <w:pPrChange w:id="1506" w:author="Prakash Singh Kshatreeya" w:date="2026-03-15T12:21:00Z">
          <w:pPr>
            <w:pStyle w:val="ListParagraph"/>
          </w:pPr>
        </w:pPrChange>
      </w:pPr>
      <w:ins w:id="1507" w:author="Prakash Singh Kshatreeya" w:date="2026-03-15T12:21:00Z">
        <w:r w:rsidRPr="00C67196">
          <w:rPr>
            <w:b/>
            <w:bCs/>
            <w:sz w:val="28"/>
            <w:szCs w:val="28"/>
            <w:lang w:val="en-US"/>
            <w:rPrChange w:id="1508" w:author="Prakash Singh Kshatreeya" w:date="2026-03-15T12:21:00Z">
              <w:rPr>
                <w:lang w:val="en-US"/>
              </w:rPr>
            </w:rPrChange>
          </w:rPr>
          <w:lastRenderedPageBreak/>
          <w:t>Whe</w:t>
        </w:r>
      </w:ins>
      <w:ins w:id="1509" w:author="Prakash Singh Kshatreeya" w:date="2026-03-15T12:22:00Z">
        <w:r>
          <w:rPr>
            <w:b/>
            <w:bCs/>
            <w:sz w:val="28"/>
            <w:szCs w:val="28"/>
            <w:lang w:val="en-US"/>
          </w:rPr>
          <w:t>n</w:t>
        </w:r>
      </w:ins>
      <w:ins w:id="1510" w:author="Prakash Singh Kshatreeya" w:date="2026-03-15T12:21:00Z">
        <w:r w:rsidRPr="00C67196">
          <w:rPr>
            <w:b/>
            <w:bCs/>
            <w:sz w:val="28"/>
            <w:szCs w:val="28"/>
            <w:lang w:val="en-US"/>
            <w:rPrChange w:id="1511" w:author="Prakash Singh Kshatreeya" w:date="2026-03-15T12:21:00Z">
              <w:rPr>
                <w:lang w:val="en-US"/>
              </w:rPr>
            </w:rPrChange>
          </w:rPr>
          <w:t xml:space="preserve"> you use import, python will:</w:t>
        </w:r>
      </w:ins>
    </w:p>
    <w:p w14:paraId="35D9B536" w14:textId="63515733" w:rsidR="00C67196" w:rsidRPr="00C67196" w:rsidRDefault="00C67196" w:rsidP="00C67196">
      <w:pPr>
        <w:pStyle w:val="ListParagraph"/>
        <w:numPr>
          <w:ilvl w:val="0"/>
          <w:numId w:val="1"/>
        </w:numPr>
        <w:rPr>
          <w:ins w:id="1512" w:author="Prakash Singh Kshatreeya" w:date="2026-03-15T12:22:00Z"/>
          <w:b/>
          <w:bCs/>
          <w:sz w:val="28"/>
          <w:szCs w:val="28"/>
          <w:lang w:val="en-US"/>
          <w:rPrChange w:id="1513" w:author="Prakash Singh Kshatreeya" w:date="2026-03-15T12:22:00Z">
            <w:rPr>
              <w:ins w:id="1514" w:author="Prakash Singh Kshatreeya" w:date="2026-03-15T12:22:00Z"/>
              <w:sz w:val="28"/>
              <w:szCs w:val="28"/>
              <w:lang w:val="en-US"/>
            </w:rPr>
          </w:rPrChange>
        </w:rPr>
      </w:pPr>
      <w:ins w:id="1515" w:author="Prakash Singh Kshatreeya" w:date="2026-03-15T12:21:00Z">
        <w:r>
          <w:rPr>
            <w:sz w:val="28"/>
            <w:szCs w:val="28"/>
            <w:lang w:val="en-US"/>
          </w:rPr>
          <w:t>Try to find the module (if it fails, i</w:t>
        </w:r>
      </w:ins>
      <w:ins w:id="1516" w:author="Prakash Singh Kshatreeya" w:date="2026-03-15T12:22:00Z">
        <w:r>
          <w:rPr>
            <w:sz w:val="28"/>
            <w:szCs w:val="28"/>
            <w:lang w:val="en-US"/>
          </w:rPr>
          <w:t>t throws an error)</w:t>
        </w:r>
      </w:ins>
    </w:p>
    <w:p w14:paraId="29BEEAEB" w14:textId="3E701F47" w:rsidR="00C67196" w:rsidRPr="00C67196" w:rsidRDefault="00C67196" w:rsidP="00C67196">
      <w:pPr>
        <w:pStyle w:val="ListParagraph"/>
        <w:numPr>
          <w:ilvl w:val="0"/>
          <w:numId w:val="1"/>
        </w:numPr>
        <w:rPr>
          <w:ins w:id="1517" w:author="Prakash Singh Kshatreeya" w:date="2026-03-15T12:22:00Z"/>
          <w:b/>
          <w:bCs/>
          <w:sz w:val="28"/>
          <w:szCs w:val="28"/>
          <w:lang w:val="en-US"/>
          <w:rPrChange w:id="1518" w:author="Prakash Singh Kshatreeya" w:date="2026-03-15T12:22:00Z">
            <w:rPr>
              <w:ins w:id="1519" w:author="Prakash Singh Kshatreeya" w:date="2026-03-15T12:22:00Z"/>
              <w:sz w:val="28"/>
              <w:szCs w:val="28"/>
              <w:lang w:val="en-US"/>
            </w:rPr>
          </w:rPrChange>
        </w:rPr>
      </w:pPr>
      <w:ins w:id="1520" w:author="Prakash Singh Kshatreeya" w:date="2026-03-15T12:22:00Z">
        <w:r>
          <w:rPr>
            <w:sz w:val="28"/>
            <w:szCs w:val="28"/>
            <w:lang w:val="en-US"/>
          </w:rPr>
          <w:t>Runs the code inside of the module being imported</w:t>
        </w:r>
      </w:ins>
    </w:p>
    <w:p w14:paraId="709ECF3F" w14:textId="644F6C88" w:rsidR="00C67196" w:rsidRDefault="00C67196" w:rsidP="00C67196">
      <w:pPr>
        <w:rPr>
          <w:ins w:id="1521" w:author="Prakash Singh Kshatreeya" w:date="2026-03-15T12:24:00Z"/>
          <w:b/>
          <w:bCs/>
          <w:sz w:val="28"/>
          <w:szCs w:val="28"/>
          <w:lang w:val="en-US"/>
        </w:rPr>
      </w:pPr>
      <w:ins w:id="1522" w:author="Prakash Singh Kshatreeya" w:date="2026-03-15T12:24:00Z">
        <w:r>
          <w:rPr>
            <w:b/>
            <w:bCs/>
            <w:sz w:val="28"/>
            <w:szCs w:val="28"/>
            <w:lang w:val="en-US"/>
          </w:rPr>
          <w:t>To ignore running the code on import:</w:t>
        </w:r>
      </w:ins>
    </w:p>
    <w:p w14:paraId="1816F617" w14:textId="6F4F33E8" w:rsidR="00C67196" w:rsidRPr="00C67196" w:rsidRDefault="00C67196" w:rsidP="00C67196">
      <w:pPr>
        <w:pStyle w:val="ListParagraph"/>
        <w:numPr>
          <w:ilvl w:val="0"/>
          <w:numId w:val="1"/>
        </w:numPr>
        <w:rPr>
          <w:ins w:id="1523" w:author="Prakash Singh Kshatreeya" w:date="2026-03-15T12:24:00Z"/>
          <w:b/>
          <w:bCs/>
          <w:sz w:val="28"/>
          <w:szCs w:val="28"/>
          <w:lang w:val="en-US"/>
          <w:rPrChange w:id="1524" w:author="Prakash Singh Kshatreeya" w:date="2026-03-15T12:24:00Z">
            <w:rPr>
              <w:ins w:id="1525" w:author="Prakash Singh Kshatreeya" w:date="2026-03-15T12:24:00Z"/>
              <w:sz w:val="28"/>
              <w:szCs w:val="28"/>
              <w:lang w:val="en-US"/>
            </w:rPr>
          </w:rPrChange>
        </w:rPr>
      </w:pPr>
      <w:ins w:id="1526" w:author="Prakash Singh Kshatreeya" w:date="2026-03-15T12:24:00Z">
        <w:r>
          <w:rPr>
            <w:sz w:val="28"/>
            <w:szCs w:val="28"/>
            <w:lang w:val="en-US"/>
          </w:rPr>
          <w:t>If __name__ == ‘__main__’</w:t>
        </w:r>
      </w:ins>
    </w:p>
    <w:p w14:paraId="12F7AEDA" w14:textId="4D15DC9D" w:rsidR="00C67196" w:rsidRDefault="00C67196" w:rsidP="00C67196">
      <w:pPr>
        <w:pStyle w:val="ListParagraph"/>
        <w:rPr>
          <w:ins w:id="1527" w:author="Prakash Singh Kshatreeya" w:date="2026-03-15T12:25:00Z"/>
          <w:sz w:val="28"/>
          <w:szCs w:val="28"/>
          <w:lang w:val="en-US"/>
        </w:rPr>
      </w:pPr>
      <w:ins w:id="1528" w:author="Prakash Singh Kshatreeya" w:date="2026-03-15T12:25:00Z">
        <w:r>
          <w:rPr>
            <w:sz w:val="28"/>
            <w:szCs w:val="28"/>
            <w:lang w:val="en-US"/>
          </w:rPr>
          <w:t>#</w:t>
        </w:r>
        <w:proofErr w:type="gramStart"/>
        <w:r>
          <w:rPr>
            <w:sz w:val="28"/>
            <w:szCs w:val="28"/>
            <w:lang w:val="en-US"/>
          </w:rPr>
          <w:t>this</w:t>
        </w:r>
        <w:proofErr w:type="gramEnd"/>
        <w:r>
          <w:rPr>
            <w:sz w:val="28"/>
            <w:szCs w:val="28"/>
            <w:lang w:val="en-US"/>
          </w:rPr>
          <w:t xml:space="preserve"> code will only run </w:t>
        </w:r>
      </w:ins>
    </w:p>
    <w:p w14:paraId="02C322C3" w14:textId="13D68C46" w:rsidR="00C67196" w:rsidRDefault="00C67196" w:rsidP="00C67196">
      <w:pPr>
        <w:pStyle w:val="ListParagraph"/>
        <w:rPr>
          <w:ins w:id="1529" w:author="Prakash Singh Kshatreeya" w:date="2026-03-15T12:25:00Z"/>
          <w:sz w:val="28"/>
          <w:szCs w:val="28"/>
          <w:lang w:val="en-US"/>
        </w:rPr>
      </w:pPr>
      <w:ins w:id="1530" w:author="Prakash Singh Kshatreeya" w:date="2026-03-15T12:25:00Z">
        <w:r>
          <w:rPr>
            <w:sz w:val="28"/>
            <w:szCs w:val="28"/>
            <w:lang w:val="en-US"/>
          </w:rPr>
          <w:t xml:space="preserve"># </w:t>
        </w:r>
        <w:proofErr w:type="gramStart"/>
        <w:r>
          <w:rPr>
            <w:sz w:val="28"/>
            <w:szCs w:val="28"/>
            <w:lang w:val="en-US"/>
          </w:rPr>
          <w:t>if</w:t>
        </w:r>
        <w:proofErr w:type="gramEnd"/>
        <w:r>
          <w:rPr>
            <w:sz w:val="28"/>
            <w:szCs w:val="28"/>
            <w:lang w:val="en-US"/>
          </w:rPr>
          <w:t xml:space="preserve"> the file is the main file!</w:t>
        </w:r>
      </w:ins>
    </w:p>
    <w:p w14:paraId="71CAD484" w14:textId="77777777" w:rsidR="00C67196" w:rsidRPr="00C67196" w:rsidRDefault="00C67196" w:rsidP="00C67196">
      <w:pPr>
        <w:pStyle w:val="ListParagraph"/>
        <w:rPr>
          <w:ins w:id="1531" w:author="Prakash Singh Kshatreeya" w:date="2026-03-15T12:10:00Z"/>
          <w:b/>
          <w:bCs/>
          <w:sz w:val="28"/>
          <w:szCs w:val="28"/>
          <w:lang w:val="en-US"/>
          <w:rPrChange w:id="1532" w:author="Prakash Singh Kshatreeya" w:date="2026-03-15T12:24:00Z">
            <w:rPr>
              <w:ins w:id="1533" w:author="Prakash Singh Kshatreeya" w:date="2026-03-15T12:10:00Z"/>
              <w:lang w:val="en-US"/>
            </w:rPr>
          </w:rPrChange>
        </w:rPr>
      </w:pPr>
    </w:p>
    <w:p w14:paraId="27959147" w14:textId="77777777" w:rsidR="00644F68" w:rsidRDefault="00644F68" w:rsidP="00644F68">
      <w:pPr>
        <w:pStyle w:val="ListParagraph"/>
        <w:rPr>
          <w:ins w:id="1534" w:author="Prakash Singh Kshatreeya" w:date="2026-03-22T10:00:00Z"/>
          <w:b/>
          <w:bCs/>
          <w:sz w:val="28"/>
          <w:szCs w:val="28"/>
          <w:lang w:val="en-US"/>
        </w:rPr>
      </w:pPr>
    </w:p>
    <w:p w14:paraId="78F37435" w14:textId="77777777" w:rsidR="00F447CF" w:rsidRDefault="00F447CF" w:rsidP="00644F68">
      <w:pPr>
        <w:pStyle w:val="ListParagraph"/>
        <w:rPr>
          <w:ins w:id="1535" w:author="Prakash Singh Kshatreeya" w:date="2026-03-22T10:00:00Z"/>
          <w:b/>
          <w:bCs/>
          <w:sz w:val="28"/>
          <w:szCs w:val="28"/>
          <w:lang w:val="en-US"/>
        </w:rPr>
      </w:pPr>
    </w:p>
    <w:p w14:paraId="56B21BC9" w14:textId="77777777" w:rsidR="00F447CF" w:rsidRDefault="00F447CF" w:rsidP="00644F68">
      <w:pPr>
        <w:pStyle w:val="ListParagraph"/>
        <w:rPr>
          <w:ins w:id="1536" w:author="Prakash Singh Kshatreeya" w:date="2026-03-22T10:00:00Z"/>
          <w:b/>
          <w:bCs/>
          <w:sz w:val="28"/>
          <w:szCs w:val="28"/>
          <w:lang w:val="en-US"/>
        </w:rPr>
      </w:pPr>
    </w:p>
    <w:p w14:paraId="79E2B581" w14:textId="77777777" w:rsidR="00F447CF" w:rsidRDefault="00F447CF" w:rsidP="00644F68">
      <w:pPr>
        <w:pStyle w:val="ListParagraph"/>
        <w:rPr>
          <w:ins w:id="1537" w:author="Prakash Singh Kshatreeya" w:date="2026-03-22T10:00:00Z"/>
          <w:b/>
          <w:bCs/>
          <w:sz w:val="28"/>
          <w:szCs w:val="28"/>
          <w:lang w:val="en-US"/>
        </w:rPr>
      </w:pPr>
    </w:p>
    <w:p w14:paraId="62A08AF1" w14:textId="77777777" w:rsidR="00F447CF" w:rsidRDefault="00F447CF" w:rsidP="00644F68">
      <w:pPr>
        <w:pStyle w:val="ListParagraph"/>
        <w:rPr>
          <w:ins w:id="1538" w:author="Prakash Singh Kshatreeya" w:date="2026-03-22T10:00:00Z"/>
          <w:b/>
          <w:bCs/>
          <w:sz w:val="28"/>
          <w:szCs w:val="28"/>
          <w:lang w:val="en-US"/>
        </w:rPr>
      </w:pPr>
    </w:p>
    <w:p w14:paraId="6CCA284C" w14:textId="77777777" w:rsidR="00F447CF" w:rsidRDefault="00F447CF" w:rsidP="00644F68">
      <w:pPr>
        <w:pStyle w:val="ListParagraph"/>
        <w:rPr>
          <w:ins w:id="1539" w:author="Prakash Singh Kshatreeya" w:date="2026-03-22T10:00:00Z"/>
          <w:b/>
          <w:bCs/>
          <w:sz w:val="28"/>
          <w:szCs w:val="28"/>
          <w:lang w:val="en-US"/>
        </w:rPr>
      </w:pPr>
    </w:p>
    <w:p w14:paraId="695429A5" w14:textId="77777777" w:rsidR="00F447CF" w:rsidRDefault="00F447CF" w:rsidP="00644F68">
      <w:pPr>
        <w:pStyle w:val="ListParagraph"/>
        <w:rPr>
          <w:ins w:id="1540" w:author="Prakash Singh Kshatreeya" w:date="2026-03-22T10:00:00Z"/>
          <w:b/>
          <w:bCs/>
          <w:sz w:val="28"/>
          <w:szCs w:val="28"/>
          <w:lang w:val="en-US"/>
        </w:rPr>
      </w:pPr>
    </w:p>
    <w:p w14:paraId="61B81137" w14:textId="77777777" w:rsidR="00F447CF" w:rsidRDefault="00F447CF" w:rsidP="00644F68">
      <w:pPr>
        <w:pStyle w:val="ListParagraph"/>
        <w:rPr>
          <w:ins w:id="1541" w:author="Prakash Singh Kshatreeya" w:date="2026-03-22T10:00:00Z"/>
          <w:b/>
          <w:bCs/>
          <w:sz w:val="28"/>
          <w:szCs w:val="28"/>
          <w:lang w:val="en-US"/>
        </w:rPr>
      </w:pPr>
    </w:p>
    <w:p w14:paraId="49509907" w14:textId="77777777" w:rsidR="00F447CF" w:rsidRDefault="00F447CF" w:rsidP="00644F68">
      <w:pPr>
        <w:pStyle w:val="ListParagraph"/>
        <w:rPr>
          <w:ins w:id="1542" w:author="Prakash Singh Kshatreeya" w:date="2026-03-22T10:00:00Z"/>
          <w:b/>
          <w:bCs/>
          <w:sz w:val="28"/>
          <w:szCs w:val="28"/>
          <w:lang w:val="en-US"/>
        </w:rPr>
      </w:pPr>
    </w:p>
    <w:p w14:paraId="6C0E5266" w14:textId="77777777" w:rsidR="00F447CF" w:rsidRDefault="00F447CF" w:rsidP="00644F68">
      <w:pPr>
        <w:pStyle w:val="ListParagraph"/>
        <w:rPr>
          <w:ins w:id="1543" w:author="Prakash Singh Kshatreeya" w:date="2026-03-22T10:00:00Z"/>
          <w:b/>
          <w:bCs/>
          <w:sz w:val="28"/>
          <w:szCs w:val="28"/>
          <w:lang w:val="en-US"/>
        </w:rPr>
      </w:pPr>
    </w:p>
    <w:p w14:paraId="691CDD4F" w14:textId="77777777" w:rsidR="00F447CF" w:rsidRDefault="00F447CF" w:rsidP="00644F68">
      <w:pPr>
        <w:pStyle w:val="ListParagraph"/>
        <w:rPr>
          <w:ins w:id="1544" w:author="Prakash Singh Kshatreeya" w:date="2026-03-22T10:00:00Z"/>
          <w:b/>
          <w:bCs/>
          <w:sz w:val="28"/>
          <w:szCs w:val="28"/>
          <w:lang w:val="en-US"/>
        </w:rPr>
      </w:pPr>
    </w:p>
    <w:p w14:paraId="42070B7E" w14:textId="77777777" w:rsidR="00F447CF" w:rsidRDefault="00F447CF" w:rsidP="00644F68">
      <w:pPr>
        <w:pStyle w:val="ListParagraph"/>
        <w:rPr>
          <w:ins w:id="1545" w:author="Prakash Singh Kshatreeya" w:date="2026-03-22T10:00:00Z"/>
          <w:b/>
          <w:bCs/>
          <w:sz w:val="28"/>
          <w:szCs w:val="28"/>
          <w:lang w:val="en-US"/>
        </w:rPr>
      </w:pPr>
    </w:p>
    <w:p w14:paraId="7582DAF9" w14:textId="77777777" w:rsidR="00F447CF" w:rsidRDefault="00F447CF" w:rsidP="00644F68">
      <w:pPr>
        <w:pStyle w:val="ListParagraph"/>
        <w:rPr>
          <w:ins w:id="1546" w:author="Prakash Singh Kshatreeya" w:date="2026-03-22T10:00:00Z"/>
          <w:b/>
          <w:bCs/>
          <w:sz w:val="28"/>
          <w:szCs w:val="28"/>
          <w:lang w:val="en-US"/>
        </w:rPr>
      </w:pPr>
    </w:p>
    <w:p w14:paraId="279B1B4D" w14:textId="77777777" w:rsidR="00F447CF" w:rsidRDefault="00F447CF" w:rsidP="00644F68">
      <w:pPr>
        <w:pStyle w:val="ListParagraph"/>
        <w:rPr>
          <w:ins w:id="1547" w:author="Prakash Singh Kshatreeya" w:date="2026-03-22T10:00:00Z"/>
          <w:b/>
          <w:bCs/>
          <w:sz w:val="28"/>
          <w:szCs w:val="28"/>
          <w:lang w:val="en-US"/>
        </w:rPr>
      </w:pPr>
    </w:p>
    <w:p w14:paraId="2F5BE971" w14:textId="77777777" w:rsidR="00F447CF" w:rsidRDefault="00F447CF" w:rsidP="00644F68">
      <w:pPr>
        <w:pStyle w:val="ListParagraph"/>
        <w:rPr>
          <w:ins w:id="1548" w:author="Prakash Singh Kshatreeya" w:date="2026-03-22T10:00:00Z"/>
          <w:b/>
          <w:bCs/>
          <w:sz w:val="28"/>
          <w:szCs w:val="28"/>
          <w:lang w:val="en-US"/>
        </w:rPr>
      </w:pPr>
    </w:p>
    <w:p w14:paraId="1B9135F3" w14:textId="77777777" w:rsidR="00F447CF" w:rsidRDefault="00F447CF" w:rsidP="00644F68">
      <w:pPr>
        <w:pStyle w:val="ListParagraph"/>
        <w:rPr>
          <w:ins w:id="1549" w:author="Prakash Singh Kshatreeya" w:date="2026-03-22T10:00:00Z"/>
          <w:b/>
          <w:bCs/>
          <w:sz w:val="28"/>
          <w:szCs w:val="28"/>
          <w:lang w:val="en-US"/>
        </w:rPr>
      </w:pPr>
    </w:p>
    <w:p w14:paraId="3426B182" w14:textId="77777777" w:rsidR="00F447CF" w:rsidRDefault="00F447CF" w:rsidP="00644F68">
      <w:pPr>
        <w:pStyle w:val="ListParagraph"/>
        <w:rPr>
          <w:ins w:id="1550" w:author="Prakash Singh Kshatreeya" w:date="2026-03-22T10:00:00Z"/>
          <w:b/>
          <w:bCs/>
          <w:sz w:val="28"/>
          <w:szCs w:val="28"/>
          <w:lang w:val="en-US"/>
        </w:rPr>
      </w:pPr>
    </w:p>
    <w:p w14:paraId="3E3B6580" w14:textId="77777777" w:rsidR="00F447CF" w:rsidRDefault="00F447CF" w:rsidP="00644F68">
      <w:pPr>
        <w:pStyle w:val="ListParagraph"/>
        <w:rPr>
          <w:ins w:id="1551" w:author="Prakash Singh Kshatreeya" w:date="2026-03-22T10:00:00Z"/>
          <w:b/>
          <w:bCs/>
          <w:sz w:val="28"/>
          <w:szCs w:val="28"/>
          <w:lang w:val="en-US"/>
        </w:rPr>
      </w:pPr>
    </w:p>
    <w:p w14:paraId="4627B67A" w14:textId="77777777" w:rsidR="00F447CF" w:rsidRDefault="00F447CF" w:rsidP="00644F68">
      <w:pPr>
        <w:pStyle w:val="ListParagraph"/>
        <w:rPr>
          <w:ins w:id="1552" w:author="Prakash Singh Kshatreeya" w:date="2026-03-22T10:00:00Z"/>
          <w:b/>
          <w:bCs/>
          <w:sz w:val="28"/>
          <w:szCs w:val="28"/>
          <w:lang w:val="en-US"/>
        </w:rPr>
      </w:pPr>
    </w:p>
    <w:p w14:paraId="5DB70910" w14:textId="77777777" w:rsidR="00F447CF" w:rsidRDefault="00F447CF" w:rsidP="00644F68">
      <w:pPr>
        <w:pStyle w:val="ListParagraph"/>
        <w:rPr>
          <w:ins w:id="1553" w:author="Prakash Singh Kshatreeya" w:date="2026-03-22T10:00:00Z"/>
          <w:b/>
          <w:bCs/>
          <w:sz w:val="28"/>
          <w:szCs w:val="28"/>
          <w:lang w:val="en-US"/>
        </w:rPr>
      </w:pPr>
    </w:p>
    <w:p w14:paraId="3D90CA32" w14:textId="77777777" w:rsidR="00F447CF" w:rsidRDefault="00F447CF" w:rsidP="00644F68">
      <w:pPr>
        <w:pStyle w:val="ListParagraph"/>
        <w:rPr>
          <w:ins w:id="1554" w:author="Prakash Singh Kshatreeya" w:date="2026-03-22T10:00:00Z"/>
          <w:b/>
          <w:bCs/>
          <w:sz w:val="28"/>
          <w:szCs w:val="28"/>
          <w:lang w:val="en-US"/>
        </w:rPr>
      </w:pPr>
    </w:p>
    <w:p w14:paraId="112E46E0" w14:textId="77777777" w:rsidR="00F447CF" w:rsidRDefault="00F447CF" w:rsidP="00644F68">
      <w:pPr>
        <w:pStyle w:val="ListParagraph"/>
        <w:rPr>
          <w:ins w:id="1555" w:author="Prakash Singh Kshatreeya" w:date="2026-03-22T10:00:00Z"/>
          <w:b/>
          <w:bCs/>
          <w:sz w:val="28"/>
          <w:szCs w:val="28"/>
          <w:lang w:val="en-US"/>
        </w:rPr>
      </w:pPr>
    </w:p>
    <w:p w14:paraId="58A25223" w14:textId="77777777" w:rsidR="00F447CF" w:rsidRDefault="00F447CF" w:rsidP="00644F68">
      <w:pPr>
        <w:pStyle w:val="ListParagraph"/>
        <w:rPr>
          <w:ins w:id="1556" w:author="Prakash Singh Kshatreeya" w:date="2026-03-22T10:00:00Z"/>
          <w:b/>
          <w:bCs/>
          <w:sz w:val="28"/>
          <w:szCs w:val="28"/>
          <w:lang w:val="en-US"/>
        </w:rPr>
      </w:pPr>
    </w:p>
    <w:p w14:paraId="4CC9B521" w14:textId="2014ED1A" w:rsidR="00F447CF" w:rsidRDefault="00F447CF">
      <w:pPr>
        <w:rPr>
          <w:ins w:id="1557" w:author="Prakash Singh Kshatreeya" w:date="2026-03-22T10:00:00Z"/>
          <w:b/>
          <w:bCs/>
          <w:sz w:val="28"/>
          <w:szCs w:val="28"/>
          <w:lang w:val="en-US"/>
        </w:rPr>
      </w:pPr>
      <w:ins w:id="1558" w:author="Prakash Singh Kshatreeya" w:date="2026-03-22T10:00:00Z">
        <w:r>
          <w:rPr>
            <w:b/>
            <w:bCs/>
            <w:sz w:val="28"/>
            <w:szCs w:val="28"/>
            <w:lang w:val="en-US"/>
          </w:rPr>
          <w:br w:type="page"/>
        </w:r>
      </w:ins>
    </w:p>
    <w:p w14:paraId="5DD8C806" w14:textId="687BC665" w:rsidR="00F447CF" w:rsidRDefault="00F447CF">
      <w:pPr>
        <w:pStyle w:val="ListParagraph"/>
        <w:jc w:val="center"/>
        <w:rPr>
          <w:ins w:id="1559" w:author="Prakash Singh Kshatreeya" w:date="2026-03-22T11:38:00Z"/>
          <w:b/>
          <w:bCs/>
          <w:sz w:val="28"/>
          <w:szCs w:val="28"/>
          <w:lang w:val="en-US"/>
        </w:rPr>
        <w:pPrChange w:id="1560" w:author="Prakash Singh Kshatreeya" w:date="2026-03-22T11:38:00Z">
          <w:pPr>
            <w:pStyle w:val="ListParagraph"/>
          </w:pPr>
        </w:pPrChange>
      </w:pPr>
      <w:ins w:id="1561" w:author="Prakash Singh Kshatreeya" w:date="2026-03-22T10:00:00Z">
        <w:r>
          <w:rPr>
            <w:b/>
            <w:bCs/>
            <w:sz w:val="28"/>
            <w:szCs w:val="28"/>
            <w:lang w:val="en-US"/>
          </w:rPr>
          <w:lastRenderedPageBreak/>
          <w:t xml:space="preserve">OOP: </w:t>
        </w:r>
      </w:ins>
      <w:ins w:id="1562" w:author="Prakash Singh Kshatreeya" w:date="2026-03-22T10:01:00Z">
        <w:r>
          <w:rPr>
            <w:b/>
            <w:bCs/>
            <w:sz w:val="28"/>
            <w:szCs w:val="28"/>
            <w:lang w:val="en-US"/>
          </w:rPr>
          <w:t>Object Oriented Programming</w:t>
        </w:r>
      </w:ins>
    </w:p>
    <w:p w14:paraId="076D90F2" w14:textId="77777777" w:rsidR="00410975" w:rsidRDefault="00410975" w:rsidP="00644F68">
      <w:pPr>
        <w:pStyle w:val="ListParagraph"/>
        <w:rPr>
          <w:ins w:id="1563" w:author="Prakash Singh Kshatreeya" w:date="2026-03-22T11:38:00Z"/>
          <w:b/>
          <w:bCs/>
          <w:sz w:val="28"/>
          <w:szCs w:val="28"/>
          <w:lang w:val="en-US"/>
        </w:rPr>
      </w:pPr>
    </w:p>
    <w:p w14:paraId="7896F6F8" w14:textId="671C1318" w:rsidR="00410975" w:rsidRDefault="00410975" w:rsidP="00644F68">
      <w:pPr>
        <w:pStyle w:val="ListParagraph"/>
        <w:rPr>
          <w:ins w:id="1564" w:author="Prakash Singh Kshatreeya" w:date="2026-03-22T10:01:00Z"/>
          <w:b/>
          <w:bCs/>
          <w:sz w:val="28"/>
          <w:szCs w:val="28"/>
          <w:lang w:val="en-US"/>
        </w:rPr>
      </w:pPr>
      <w:ins w:id="1565" w:author="Prakash Singh Kshatreeya" w:date="2026-03-22T11:44:00Z">
        <w:r>
          <w:rPr>
            <w:b/>
            <w:bCs/>
            <w:sz w:val="28"/>
            <w:szCs w:val="28"/>
            <w:lang w:val="en-US"/>
          </w:rPr>
          <w:softHyphen/>
        </w:r>
        <w:r>
          <w:rPr>
            <w:b/>
            <w:bCs/>
            <w:sz w:val="28"/>
            <w:szCs w:val="28"/>
            <w:lang w:val="en-US"/>
          </w:rPr>
          <w:softHyphen/>
        </w:r>
      </w:ins>
      <w:ins w:id="1566" w:author="Prakash Singh Kshatreeya" w:date="2026-03-22T11:38:00Z">
        <w:r>
          <w:rPr>
            <w:b/>
            <w:bCs/>
            <w:sz w:val="28"/>
            <w:szCs w:val="28"/>
            <w:lang w:val="en-US"/>
          </w:rPr>
          <w:t>ENCAPSULATION AND ABSTRACTION</w:t>
        </w:r>
      </w:ins>
    </w:p>
    <w:p w14:paraId="21EE143A" w14:textId="75271B6F" w:rsidR="00933865" w:rsidRPr="00497153" w:rsidRDefault="00933865">
      <w:pPr>
        <w:rPr>
          <w:ins w:id="1567" w:author="Prakash Singh Kshatreeya" w:date="2026-03-22T11:31:00Z"/>
          <w:b/>
          <w:bCs/>
          <w:sz w:val="28"/>
          <w:szCs w:val="28"/>
          <w:lang w:val="en-US"/>
          <w:rPrChange w:id="1568" w:author="Prakash Singh Kshatreeya" w:date="2026-03-22T11:34:00Z">
            <w:rPr>
              <w:ins w:id="1569" w:author="Prakash Singh Kshatreeya" w:date="2026-03-22T11:31:00Z"/>
              <w:lang w:val="en-US"/>
            </w:rPr>
          </w:rPrChange>
        </w:rPr>
        <w:pPrChange w:id="1570" w:author="Prakash Singh Kshatreeya" w:date="2026-03-22T11:34:00Z">
          <w:pPr>
            <w:pStyle w:val="ListParagraph"/>
          </w:pPr>
        </w:pPrChange>
      </w:pPr>
      <w:proofErr w:type="gramStart"/>
      <w:ins w:id="1571" w:author="Prakash Singh Kshatreeya" w:date="2026-03-22T10:35:00Z">
        <w:r w:rsidRPr="00497153">
          <w:rPr>
            <w:b/>
            <w:bCs/>
            <w:sz w:val="28"/>
            <w:szCs w:val="28"/>
            <w:lang w:val="en-US"/>
            <w:rPrChange w:id="1572" w:author="Prakash Singh Kshatreeya" w:date="2026-03-22T11:34:00Z">
              <w:rPr>
                <w:lang w:val="en-US"/>
              </w:rPr>
            </w:rPrChange>
          </w:rPr>
          <w:t>Encap</w:t>
        </w:r>
        <w:r w:rsidR="003C2B07" w:rsidRPr="00497153">
          <w:rPr>
            <w:b/>
            <w:bCs/>
            <w:sz w:val="28"/>
            <w:szCs w:val="28"/>
            <w:lang w:val="en-US"/>
            <w:rPrChange w:id="1573" w:author="Prakash Singh Kshatreeya" w:date="2026-03-22T11:34:00Z">
              <w:rPr>
                <w:lang w:val="en-US"/>
              </w:rPr>
            </w:rPrChange>
          </w:rPr>
          <w:t>s</w:t>
        </w:r>
        <w:r w:rsidRPr="00497153">
          <w:rPr>
            <w:b/>
            <w:bCs/>
            <w:sz w:val="28"/>
            <w:szCs w:val="28"/>
            <w:lang w:val="en-US"/>
            <w:rPrChange w:id="1574" w:author="Prakash Singh Kshatreeya" w:date="2026-03-22T11:34:00Z">
              <w:rPr>
                <w:lang w:val="en-US"/>
              </w:rPr>
            </w:rPrChange>
          </w:rPr>
          <w:t>ulation :</w:t>
        </w:r>
      </w:ins>
      <w:proofErr w:type="gramEnd"/>
    </w:p>
    <w:p w14:paraId="7160B839" w14:textId="6F374139" w:rsidR="00497153" w:rsidRDefault="00497153" w:rsidP="00497153">
      <w:pPr>
        <w:pStyle w:val="ListParagraph"/>
        <w:numPr>
          <w:ilvl w:val="0"/>
          <w:numId w:val="1"/>
        </w:numPr>
        <w:rPr>
          <w:ins w:id="1575" w:author="Prakash Singh Kshatreeya" w:date="2026-03-22T11:33:00Z"/>
          <w:sz w:val="28"/>
          <w:szCs w:val="28"/>
          <w:lang w:val="en-US"/>
        </w:rPr>
      </w:pPr>
      <w:ins w:id="1576" w:author="Prakash Singh Kshatreeya" w:date="2026-03-22T11:31:00Z">
        <w:r w:rsidRPr="00497153">
          <w:rPr>
            <w:sz w:val="28"/>
            <w:szCs w:val="28"/>
            <w:lang w:val="en-US"/>
            <w:rPrChange w:id="1577" w:author="Prakash Singh Kshatreeya" w:date="2026-03-22T11:32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The </w:t>
        </w:r>
        <w:proofErr w:type="gramStart"/>
        <w:r w:rsidRPr="00497153">
          <w:rPr>
            <w:sz w:val="28"/>
            <w:szCs w:val="28"/>
            <w:lang w:val="en-US"/>
            <w:rPrChange w:id="1578" w:author="Prakash Singh Kshatreeya" w:date="2026-03-22T11:32:00Z">
              <w:rPr>
                <w:b/>
                <w:bCs/>
                <w:sz w:val="28"/>
                <w:szCs w:val="28"/>
                <w:lang w:val="en-US"/>
              </w:rPr>
            </w:rPrChange>
          </w:rPr>
          <w:t>grou</w:t>
        </w:r>
      </w:ins>
      <w:ins w:id="1579" w:author="Prakash Singh Kshatreeya" w:date="2026-03-22T11:32:00Z">
        <w:r w:rsidRPr="00497153">
          <w:rPr>
            <w:sz w:val="28"/>
            <w:szCs w:val="28"/>
            <w:lang w:val="en-US"/>
            <w:rPrChange w:id="1580" w:author="Prakash Singh Kshatreeya" w:date="2026-03-22T11:32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ping </w:t>
        </w:r>
        <w:r w:rsidRPr="00497153">
          <w:rPr>
            <w:sz w:val="28"/>
            <w:szCs w:val="28"/>
            <w:lang w:val="en-US"/>
          </w:rPr>
          <w:t xml:space="preserve"> </w:t>
        </w:r>
        <w:r>
          <w:rPr>
            <w:sz w:val="28"/>
            <w:szCs w:val="28"/>
            <w:lang w:val="en-US"/>
          </w:rPr>
          <w:t>of</w:t>
        </w:r>
        <w:proofErr w:type="gramEnd"/>
        <w:r>
          <w:rPr>
            <w:sz w:val="28"/>
            <w:szCs w:val="28"/>
            <w:lang w:val="en-US"/>
          </w:rPr>
          <w:t xml:space="preserve"> public and private attribute and method into a pro</w:t>
        </w:r>
      </w:ins>
      <w:ins w:id="1581" w:author="Prakash Singh Kshatreeya" w:date="2026-03-22T11:33:00Z">
        <w:r>
          <w:rPr>
            <w:sz w:val="28"/>
            <w:szCs w:val="28"/>
            <w:lang w:val="en-US"/>
          </w:rPr>
          <w:t>grammatic class, making abstraction possible</w:t>
        </w:r>
      </w:ins>
    </w:p>
    <w:p w14:paraId="19799592" w14:textId="7B9839BD" w:rsidR="00497153" w:rsidRPr="00497153" w:rsidRDefault="00497153">
      <w:pPr>
        <w:rPr>
          <w:ins w:id="1582" w:author="Prakash Singh Kshatreeya" w:date="2026-03-22T11:34:00Z"/>
          <w:b/>
          <w:bCs/>
          <w:sz w:val="28"/>
          <w:szCs w:val="28"/>
          <w:lang w:val="en-US"/>
          <w:rPrChange w:id="1583" w:author="Prakash Singh Kshatreeya" w:date="2026-03-22T11:34:00Z">
            <w:rPr>
              <w:ins w:id="1584" w:author="Prakash Singh Kshatreeya" w:date="2026-03-22T11:34:00Z"/>
              <w:lang w:val="en-US"/>
            </w:rPr>
          </w:rPrChange>
        </w:rPr>
        <w:pPrChange w:id="1585" w:author="Prakash Singh Kshatreeya" w:date="2026-03-22T11:34:00Z">
          <w:pPr>
            <w:pStyle w:val="ListParagraph"/>
          </w:pPr>
        </w:pPrChange>
      </w:pPr>
      <w:ins w:id="1586" w:author="Prakash Singh Kshatreeya" w:date="2026-03-22T11:33:00Z">
        <w:r w:rsidRPr="00497153">
          <w:rPr>
            <w:b/>
            <w:bCs/>
            <w:sz w:val="28"/>
            <w:szCs w:val="28"/>
            <w:lang w:val="en-US"/>
            <w:rPrChange w:id="1587" w:author="Prakash Singh Kshatreeya" w:date="2026-03-22T11:34:00Z">
              <w:rPr>
                <w:lang w:val="en-US"/>
              </w:rPr>
            </w:rPrChange>
          </w:rPr>
          <w:t>Abstraction</w:t>
        </w:r>
      </w:ins>
      <w:ins w:id="1588" w:author="Prakash Singh Kshatreeya" w:date="2026-03-22T11:34:00Z">
        <w:r w:rsidRPr="00497153">
          <w:rPr>
            <w:b/>
            <w:bCs/>
            <w:sz w:val="28"/>
            <w:szCs w:val="28"/>
            <w:lang w:val="en-US"/>
            <w:rPrChange w:id="1589" w:author="Prakash Singh Kshatreeya" w:date="2026-03-22T11:34:00Z">
              <w:rPr>
                <w:lang w:val="en-US"/>
              </w:rPr>
            </w:rPrChange>
          </w:rPr>
          <w:t>:</w:t>
        </w:r>
      </w:ins>
    </w:p>
    <w:p w14:paraId="305F4A41" w14:textId="13A492D5" w:rsidR="00497153" w:rsidRPr="00497153" w:rsidRDefault="00497153" w:rsidP="00497153">
      <w:pPr>
        <w:pStyle w:val="ListParagraph"/>
        <w:numPr>
          <w:ilvl w:val="0"/>
          <w:numId w:val="1"/>
        </w:numPr>
        <w:rPr>
          <w:ins w:id="1590" w:author="Prakash Singh Kshatreeya" w:date="2026-03-22T11:35:00Z"/>
          <w:b/>
          <w:bCs/>
          <w:sz w:val="28"/>
          <w:szCs w:val="28"/>
          <w:lang w:val="en-US"/>
          <w:rPrChange w:id="1591" w:author="Prakash Singh Kshatreeya" w:date="2026-03-22T11:35:00Z">
            <w:rPr>
              <w:ins w:id="1592" w:author="Prakash Singh Kshatreeya" w:date="2026-03-22T11:35:00Z"/>
              <w:sz w:val="28"/>
              <w:szCs w:val="28"/>
              <w:lang w:val="en-US"/>
            </w:rPr>
          </w:rPrChange>
        </w:rPr>
      </w:pPr>
      <w:ins w:id="1593" w:author="Prakash Singh Kshatreeya" w:date="2026-03-22T11:34:00Z">
        <w:r>
          <w:rPr>
            <w:sz w:val="28"/>
            <w:szCs w:val="28"/>
            <w:lang w:val="en-US"/>
          </w:rPr>
          <w:t>Exposing only “relevant” data in a class interface, hiding private attr</w:t>
        </w:r>
      </w:ins>
      <w:ins w:id="1594" w:author="Prakash Singh Kshatreeya" w:date="2026-03-22T11:35:00Z">
        <w:r>
          <w:rPr>
            <w:sz w:val="28"/>
            <w:szCs w:val="28"/>
            <w:lang w:val="en-US"/>
          </w:rPr>
          <w:t>ibutes and methods (“the inner-workings”) from users</w:t>
        </w:r>
      </w:ins>
    </w:p>
    <w:p w14:paraId="7ED9BF88" w14:textId="4E8A77B0" w:rsidR="00497153" w:rsidRDefault="00497153" w:rsidP="00497153">
      <w:pPr>
        <w:ind w:left="360"/>
        <w:rPr>
          <w:ins w:id="1595" w:author="Prakash Singh Kshatreeya" w:date="2026-03-22T11:35:00Z"/>
          <w:b/>
          <w:bCs/>
          <w:sz w:val="28"/>
          <w:szCs w:val="28"/>
          <w:lang w:val="en-US"/>
        </w:rPr>
      </w:pPr>
      <w:ins w:id="1596" w:author="Prakash Singh Kshatreeya" w:date="2026-03-22T11:35:00Z">
        <w:r>
          <w:rPr>
            <w:b/>
            <w:bCs/>
            <w:sz w:val="28"/>
            <w:szCs w:val="28"/>
            <w:lang w:val="en-US"/>
          </w:rPr>
          <w:t>Example:</w:t>
        </w:r>
      </w:ins>
    </w:p>
    <w:p w14:paraId="6573BAA7" w14:textId="4DA492ED" w:rsidR="00497153" w:rsidRPr="00497153" w:rsidRDefault="00497153" w:rsidP="00497153">
      <w:pPr>
        <w:pStyle w:val="ListParagraph"/>
        <w:numPr>
          <w:ilvl w:val="0"/>
          <w:numId w:val="3"/>
        </w:numPr>
        <w:rPr>
          <w:ins w:id="1597" w:author="Prakash Singh Kshatreeya" w:date="2026-03-22T11:36:00Z"/>
          <w:b/>
          <w:bCs/>
          <w:sz w:val="28"/>
          <w:szCs w:val="28"/>
          <w:lang w:val="en-US"/>
          <w:rPrChange w:id="1598" w:author="Prakash Singh Kshatreeya" w:date="2026-03-22T11:36:00Z">
            <w:rPr>
              <w:ins w:id="1599" w:author="Prakash Singh Kshatreeya" w:date="2026-03-22T11:36:00Z"/>
              <w:sz w:val="28"/>
              <w:szCs w:val="28"/>
              <w:lang w:val="en-US"/>
            </w:rPr>
          </w:rPrChange>
        </w:rPr>
      </w:pPr>
      <w:proofErr w:type="spellStart"/>
      <w:ins w:id="1600" w:author="Prakash Singh Kshatreeya" w:date="2026-03-22T11:36:00Z">
        <w:r>
          <w:rPr>
            <w:sz w:val="28"/>
            <w:szCs w:val="28"/>
            <w:lang w:val="en-US"/>
          </w:rPr>
          <w:t>Desinging</w:t>
        </w:r>
        <w:proofErr w:type="spellEnd"/>
        <w:r>
          <w:rPr>
            <w:sz w:val="28"/>
            <w:szCs w:val="28"/>
            <w:lang w:val="en-US"/>
          </w:rPr>
          <w:t xml:space="preserve"> the Deck class we make the cards a private attribute (a list)</w:t>
        </w:r>
      </w:ins>
    </w:p>
    <w:p w14:paraId="161FFE81" w14:textId="126EF6D0" w:rsidR="00497153" w:rsidRPr="00497153" w:rsidRDefault="00497153">
      <w:pPr>
        <w:pStyle w:val="ListParagraph"/>
        <w:numPr>
          <w:ilvl w:val="0"/>
          <w:numId w:val="3"/>
        </w:numPr>
        <w:rPr>
          <w:ins w:id="1601" w:author="Prakash Singh Kshatreeya" w:date="2026-03-22T11:35:00Z"/>
          <w:b/>
          <w:bCs/>
          <w:sz w:val="28"/>
          <w:szCs w:val="28"/>
          <w:lang w:val="en-US"/>
          <w:rPrChange w:id="1602" w:author="Prakash Singh Kshatreeya" w:date="2026-03-22T11:36:00Z">
            <w:rPr>
              <w:ins w:id="1603" w:author="Prakash Singh Kshatreeya" w:date="2026-03-22T11:35:00Z"/>
              <w:lang w:val="en-US"/>
            </w:rPr>
          </w:rPrChange>
        </w:rPr>
        <w:pPrChange w:id="1604" w:author="Prakash Singh Kshatreeya" w:date="2026-03-22T11:36:00Z">
          <w:pPr/>
        </w:pPrChange>
      </w:pPr>
      <w:ins w:id="1605" w:author="Prakash Singh Kshatreeya" w:date="2026-03-22T11:36:00Z">
        <w:r>
          <w:rPr>
            <w:sz w:val="28"/>
            <w:szCs w:val="28"/>
            <w:lang w:val="en-US"/>
          </w:rPr>
          <w:t>We decide the length of the cards should be</w:t>
        </w:r>
      </w:ins>
      <w:ins w:id="1606" w:author="Prakash Singh Kshatreeya" w:date="2026-03-22T11:37:00Z">
        <w:r>
          <w:rPr>
            <w:sz w:val="28"/>
            <w:szCs w:val="28"/>
            <w:lang w:val="en-US"/>
          </w:rPr>
          <w:t xml:space="preserve"> accessed via a public method called </w:t>
        </w:r>
        <w:proofErr w:type="gramStart"/>
        <w:r>
          <w:rPr>
            <w:sz w:val="28"/>
            <w:szCs w:val="28"/>
            <w:lang w:val="en-US"/>
          </w:rPr>
          <w:t>count(</w:t>
        </w:r>
        <w:proofErr w:type="gramEnd"/>
        <w:r>
          <w:rPr>
            <w:sz w:val="28"/>
            <w:szCs w:val="28"/>
            <w:lang w:val="en-US"/>
          </w:rPr>
          <w:t xml:space="preserve">), i.e. </w:t>
        </w:r>
        <w:proofErr w:type="spellStart"/>
        <w:r>
          <w:rPr>
            <w:sz w:val="28"/>
            <w:szCs w:val="28"/>
            <w:lang w:val="en-US"/>
          </w:rPr>
          <w:t>Deck.count</w:t>
        </w:r>
        <w:proofErr w:type="spellEnd"/>
        <w:r>
          <w:rPr>
            <w:sz w:val="28"/>
            <w:szCs w:val="28"/>
            <w:lang w:val="en-US"/>
          </w:rPr>
          <w:t>()</w:t>
        </w:r>
      </w:ins>
    </w:p>
    <w:p w14:paraId="0A6011A0" w14:textId="34F6E5C6" w:rsidR="00497153" w:rsidRPr="00497153" w:rsidRDefault="00497153">
      <w:pPr>
        <w:rPr>
          <w:ins w:id="1607" w:author="Prakash Singh Kshatreeya" w:date="2026-03-22T10:35:00Z"/>
          <w:b/>
          <w:bCs/>
          <w:sz w:val="28"/>
          <w:szCs w:val="28"/>
          <w:lang w:val="en-US"/>
          <w:rPrChange w:id="1608" w:author="Prakash Singh Kshatreeya" w:date="2026-03-22T11:35:00Z">
            <w:rPr>
              <w:ins w:id="1609" w:author="Prakash Singh Kshatreeya" w:date="2026-03-22T10:35:00Z"/>
              <w:lang w:val="en-US"/>
            </w:rPr>
          </w:rPrChange>
        </w:rPr>
        <w:pPrChange w:id="1610" w:author="Prakash Singh Kshatreeya" w:date="2026-03-22T11:35:00Z">
          <w:pPr>
            <w:pStyle w:val="ListParagraph"/>
          </w:pPr>
        </w:pPrChange>
      </w:pPr>
      <w:ins w:id="1611" w:author="Prakash Singh Kshatreeya" w:date="2026-03-22T11:35:00Z">
        <w:r>
          <w:rPr>
            <w:b/>
            <w:bCs/>
            <w:sz w:val="28"/>
            <w:szCs w:val="28"/>
            <w:lang w:val="en-US"/>
          </w:rPr>
          <w:t>Class:</w:t>
        </w:r>
      </w:ins>
    </w:p>
    <w:p w14:paraId="577812C0" w14:textId="30A0E77E" w:rsidR="003C2B07" w:rsidRDefault="003C2B07" w:rsidP="003C2B07">
      <w:pPr>
        <w:pStyle w:val="ListParagraph"/>
        <w:numPr>
          <w:ilvl w:val="0"/>
          <w:numId w:val="1"/>
        </w:numPr>
        <w:rPr>
          <w:ins w:id="1612" w:author="Prakash Singh Kshatreeya" w:date="2026-03-22T12:02:00Z"/>
          <w:b/>
          <w:bCs/>
          <w:sz w:val="28"/>
          <w:szCs w:val="28"/>
          <w:lang w:val="en-US"/>
        </w:rPr>
      </w:pPr>
      <w:ins w:id="1613" w:author="Prakash Singh Kshatreeya" w:date="2026-03-22T10:36:00Z">
        <w:r>
          <w:rPr>
            <w:b/>
            <w:bCs/>
            <w:sz w:val="28"/>
            <w:szCs w:val="28"/>
            <w:lang w:val="en-US"/>
          </w:rPr>
          <w:t xml:space="preserve">I) data </w:t>
        </w:r>
        <w:r>
          <w:rPr>
            <w:b/>
            <w:bCs/>
            <w:sz w:val="28"/>
            <w:szCs w:val="28"/>
            <w:lang w:val="en-US"/>
          </w:rPr>
          <w:tab/>
          <w:t>ii) function</w:t>
        </w:r>
      </w:ins>
    </w:p>
    <w:p w14:paraId="6E176AB3" w14:textId="431E3F7A" w:rsidR="003062B0" w:rsidRPr="003062B0" w:rsidRDefault="003062B0">
      <w:pPr>
        <w:rPr>
          <w:ins w:id="1614" w:author="Prakash Singh Kshatreeya" w:date="2026-03-22T10:36:00Z"/>
          <w:b/>
          <w:bCs/>
          <w:sz w:val="28"/>
          <w:szCs w:val="28"/>
          <w:lang w:val="en-US"/>
          <w:rPrChange w:id="1615" w:author="Prakash Singh Kshatreeya" w:date="2026-03-22T12:02:00Z">
            <w:rPr>
              <w:ins w:id="1616" w:author="Prakash Singh Kshatreeya" w:date="2026-03-22T10:36:00Z"/>
              <w:lang w:val="en-US"/>
            </w:rPr>
          </w:rPrChange>
        </w:rPr>
        <w:pPrChange w:id="1617" w:author="Prakash Singh Kshatreeya" w:date="2026-03-22T12:02:00Z">
          <w:pPr>
            <w:pStyle w:val="ListParagraph"/>
            <w:numPr>
              <w:numId w:val="1"/>
            </w:numPr>
            <w:ind w:hanging="360"/>
          </w:pPr>
        </w:pPrChange>
      </w:pPr>
      <w:ins w:id="1618" w:author="Prakash Singh Kshatreeya" w:date="2026-03-22T12:02:00Z">
        <w:r>
          <w:rPr>
            <w:b/>
            <w:bCs/>
            <w:sz w:val="28"/>
            <w:szCs w:val="28"/>
            <w:lang w:val="en-US"/>
          </w:rPr>
          <w:t xml:space="preserve">ATTRIBUTES: =&gt; </w:t>
        </w:r>
        <w:r w:rsidRPr="003062B0">
          <w:rPr>
            <w:sz w:val="28"/>
            <w:szCs w:val="28"/>
            <w:lang w:val="en-US"/>
            <w:rPrChange w:id="1619" w:author="Prakash Singh Kshatreeya" w:date="2026-03-22T12:02:00Z">
              <w:rPr>
                <w:b/>
                <w:bCs/>
                <w:sz w:val="28"/>
                <w:szCs w:val="28"/>
                <w:lang w:val="en-US"/>
              </w:rPr>
            </w:rPrChange>
          </w:rPr>
          <w:t>All attributes are mutable</w:t>
        </w:r>
      </w:ins>
    </w:p>
    <w:p w14:paraId="2FF0C943" w14:textId="77777777" w:rsidR="003C2B07" w:rsidRDefault="003C2B07" w:rsidP="003C2B07">
      <w:pPr>
        <w:pStyle w:val="ListParagraph"/>
        <w:rPr>
          <w:ins w:id="1620" w:author="Prakash Singh Kshatreeya" w:date="2026-03-22T11:27:00Z"/>
          <w:b/>
          <w:bCs/>
          <w:sz w:val="28"/>
          <w:szCs w:val="28"/>
          <w:lang w:val="en-US"/>
        </w:rPr>
      </w:pPr>
    </w:p>
    <w:p w14:paraId="21AB4AC3" w14:textId="77777777" w:rsidR="00497153" w:rsidRDefault="00497153" w:rsidP="003C2B07">
      <w:pPr>
        <w:pStyle w:val="ListParagraph"/>
        <w:rPr>
          <w:ins w:id="1621" w:author="Prakash Singh Kshatreeya" w:date="2026-03-22T11:27:00Z"/>
          <w:b/>
          <w:bCs/>
          <w:sz w:val="28"/>
          <w:szCs w:val="28"/>
          <w:lang w:val="en-US"/>
        </w:rPr>
      </w:pPr>
    </w:p>
    <w:p w14:paraId="53B17975" w14:textId="77777777" w:rsidR="00497153" w:rsidRDefault="00497153" w:rsidP="003C2B07">
      <w:pPr>
        <w:pStyle w:val="ListParagraph"/>
        <w:rPr>
          <w:ins w:id="1622" w:author="Prakash Singh Kshatreeya" w:date="2026-03-22T11:27:00Z"/>
          <w:b/>
          <w:bCs/>
          <w:sz w:val="28"/>
          <w:szCs w:val="28"/>
          <w:lang w:val="en-US"/>
        </w:rPr>
      </w:pPr>
    </w:p>
    <w:p w14:paraId="7208CFA7" w14:textId="77777777" w:rsidR="00497153" w:rsidRDefault="00497153" w:rsidP="003C2B07">
      <w:pPr>
        <w:pStyle w:val="ListParagraph"/>
        <w:rPr>
          <w:ins w:id="1623" w:author="Prakash Singh Kshatreeya" w:date="2026-03-22T11:27:00Z"/>
          <w:b/>
          <w:bCs/>
          <w:sz w:val="28"/>
          <w:szCs w:val="28"/>
          <w:lang w:val="en-US"/>
        </w:rPr>
      </w:pPr>
    </w:p>
    <w:p w14:paraId="66CE93E7" w14:textId="77777777" w:rsidR="00497153" w:rsidRDefault="00497153" w:rsidP="003C2B07">
      <w:pPr>
        <w:pStyle w:val="ListParagraph"/>
        <w:rPr>
          <w:ins w:id="1624" w:author="Prakash Singh Kshatreeya" w:date="2026-03-22T11:27:00Z"/>
          <w:b/>
          <w:bCs/>
          <w:sz w:val="28"/>
          <w:szCs w:val="28"/>
          <w:lang w:val="en-US"/>
        </w:rPr>
      </w:pPr>
    </w:p>
    <w:p w14:paraId="3CD2ECDA" w14:textId="77777777" w:rsidR="00497153" w:rsidRDefault="00497153" w:rsidP="003C2B07">
      <w:pPr>
        <w:pStyle w:val="ListParagraph"/>
        <w:rPr>
          <w:ins w:id="1625" w:author="Prakash Singh Kshatreeya" w:date="2026-03-22T11:27:00Z"/>
          <w:b/>
          <w:bCs/>
          <w:sz w:val="28"/>
          <w:szCs w:val="28"/>
          <w:lang w:val="en-US"/>
        </w:rPr>
      </w:pPr>
    </w:p>
    <w:p w14:paraId="2AFFB18D" w14:textId="12795438" w:rsidR="00497153" w:rsidRDefault="00497153">
      <w:pPr>
        <w:rPr>
          <w:ins w:id="1626" w:author="Prakash Singh Kshatreeya" w:date="2026-03-22T11:27:00Z"/>
          <w:b/>
          <w:bCs/>
          <w:sz w:val="28"/>
          <w:szCs w:val="28"/>
          <w:lang w:val="en-US"/>
        </w:rPr>
      </w:pPr>
      <w:ins w:id="1627" w:author="Prakash Singh Kshatreeya" w:date="2026-03-22T11:27:00Z">
        <w:r>
          <w:rPr>
            <w:b/>
            <w:bCs/>
            <w:sz w:val="28"/>
            <w:szCs w:val="28"/>
            <w:lang w:val="en-US"/>
          </w:rPr>
          <w:br w:type="page"/>
        </w:r>
      </w:ins>
    </w:p>
    <w:p w14:paraId="53A0B0F3" w14:textId="612BE09E" w:rsidR="00497153" w:rsidRDefault="00497153" w:rsidP="003C2B07">
      <w:pPr>
        <w:pStyle w:val="ListParagraph"/>
        <w:rPr>
          <w:ins w:id="1628" w:author="Prakash Singh Kshatreeya" w:date="2026-03-22T11:27:00Z"/>
          <w:b/>
          <w:bCs/>
          <w:sz w:val="28"/>
          <w:szCs w:val="28"/>
          <w:lang w:val="en-US"/>
        </w:rPr>
      </w:pPr>
      <w:ins w:id="1629" w:author="Prakash Singh Kshatreeya" w:date="2026-03-22T11:27:00Z">
        <w:r>
          <w:rPr>
            <w:b/>
            <w:bCs/>
            <w:sz w:val="28"/>
            <w:szCs w:val="28"/>
            <w:lang w:val="en-US"/>
          </w:rPr>
          <w:lastRenderedPageBreak/>
          <w:t>Creating A class:</w:t>
        </w:r>
      </w:ins>
    </w:p>
    <w:p w14:paraId="5D2DD400" w14:textId="0EDCA5DE" w:rsidR="00497153" w:rsidRPr="00497153" w:rsidRDefault="00497153" w:rsidP="00497153">
      <w:pPr>
        <w:pStyle w:val="ListParagraph"/>
        <w:numPr>
          <w:ilvl w:val="0"/>
          <w:numId w:val="1"/>
        </w:numPr>
        <w:rPr>
          <w:ins w:id="1630" w:author="Prakash Singh Kshatreeya" w:date="2026-03-22T11:28:00Z"/>
          <w:b/>
          <w:bCs/>
          <w:sz w:val="28"/>
          <w:szCs w:val="28"/>
          <w:lang w:val="en-US"/>
          <w:rPrChange w:id="1631" w:author="Prakash Singh Kshatreeya" w:date="2026-03-22T11:28:00Z">
            <w:rPr>
              <w:ins w:id="1632" w:author="Prakash Singh Kshatreeya" w:date="2026-03-22T11:28:00Z"/>
              <w:sz w:val="28"/>
              <w:szCs w:val="28"/>
              <w:lang w:val="en-US"/>
            </w:rPr>
          </w:rPrChange>
        </w:rPr>
      </w:pPr>
      <w:ins w:id="1633" w:author="Prakash Singh Kshatreeya" w:date="2026-03-22T11:27:00Z">
        <w:r>
          <w:rPr>
            <w:sz w:val="28"/>
            <w:szCs w:val="28"/>
            <w:lang w:val="en-US"/>
          </w:rPr>
          <w:t xml:space="preserve">Class </w:t>
        </w:r>
        <w:proofErr w:type="gramStart"/>
        <w:r>
          <w:rPr>
            <w:sz w:val="28"/>
            <w:szCs w:val="28"/>
            <w:lang w:val="en-US"/>
          </w:rPr>
          <w:t>are</w:t>
        </w:r>
        <w:proofErr w:type="gramEnd"/>
        <w:r>
          <w:rPr>
            <w:sz w:val="28"/>
            <w:szCs w:val="28"/>
            <w:lang w:val="en-US"/>
          </w:rPr>
          <w:t xml:space="preserve"> created using the </w:t>
        </w:r>
        <w:r w:rsidRPr="00497153">
          <w:rPr>
            <w:b/>
            <w:bCs/>
            <w:sz w:val="28"/>
            <w:szCs w:val="28"/>
            <w:lang w:val="en-US"/>
            <w:rPrChange w:id="1634" w:author="Prakash Singh Kshatreeya" w:date="2026-03-22T11:27:00Z">
              <w:rPr>
                <w:sz w:val="28"/>
                <w:szCs w:val="28"/>
                <w:lang w:val="en-US"/>
              </w:rPr>
            </w:rPrChange>
          </w:rPr>
          <w:t>class</w:t>
        </w:r>
        <w:r>
          <w:rPr>
            <w:sz w:val="28"/>
            <w:szCs w:val="28"/>
            <w:lang w:val="en-US"/>
          </w:rPr>
          <w:t xml:space="preserve"> keyword</w:t>
        </w:r>
      </w:ins>
      <w:ins w:id="1635" w:author="Prakash Singh Kshatreeya" w:date="2026-03-22T11:28:00Z">
        <w:r>
          <w:rPr>
            <w:sz w:val="28"/>
            <w:szCs w:val="28"/>
            <w:lang w:val="en-US"/>
          </w:rPr>
          <w:t>.</w:t>
        </w:r>
      </w:ins>
    </w:p>
    <w:p w14:paraId="0CF67451" w14:textId="2AB46D76" w:rsidR="00497153" w:rsidRDefault="00497153" w:rsidP="00497153">
      <w:pPr>
        <w:pStyle w:val="ListParagraph"/>
        <w:rPr>
          <w:ins w:id="1636" w:author="Prakash Singh Kshatreeya" w:date="2026-03-22T11:28:00Z"/>
          <w:sz w:val="28"/>
          <w:szCs w:val="28"/>
          <w:lang w:val="en-US"/>
        </w:rPr>
      </w:pPr>
      <w:ins w:id="1637" w:author="Prakash Singh Kshatreeya" w:date="2026-03-22T11:28:00Z">
        <w:r>
          <w:rPr>
            <w:sz w:val="28"/>
            <w:szCs w:val="28"/>
            <w:lang w:val="en-US"/>
          </w:rPr>
          <w:t xml:space="preserve">Class </w:t>
        </w:r>
        <w:proofErr w:type="spellStart"/>
        <w:r>
          <w:rPr>
            <w:sz w:val="28"/>
            <w:szCs w:val="28"/>
            <w:lang w:val="en-US"/>
          </w:rPr>
          <w:t>Vehical</w:t>
        </w:r>
        <w:proofErr w:type="spellEnd"/>
        <w:r>
          <w:rPr>
            <w:sz w:val="28"/>
            <w:szCs w:val="28"/>
            <w:lang w:val="en-US"/>
          </w:rPr>
          <w:t xml:space="preserve">: </w:t>
        </w:r>
      </w:ins>
    </w:p>
    <w:p w14:paraId="49943171" w14:textId="0B35364A" w:rsidR="00497153" w:rsidRDefault="00497153" w:rsidP="00497153">
      <w:pPr>
        <w:pStyle w:val="ListParagraph"/>
        <w:rPr>
          <w:ins w:id="1638" w:author="Prakash Singh Kshatreeya" w:date="2026-03-22T11:28:00Z"/>
          <w:sz w:val="28"/>
          <w:szCs w:val="28"/>
          <w:lang w:val="en-US"/>
        </w:rPr>
      </w:pPr>
      <w:ins w:id="1639" w:author="Prakash Singh Kshatreeya" w:date="2026-03-22T11:28:00Z">
        <w:r>
          <w:rPr>
            <w:sz w:val="28"/>
            <w:szCs w:val="28"/>
            <w:lang w:val="en-US"/>
          </w:rPr>
          <w:tab/>
          <w:t>def __</w:t>
        </w:r>
        <w:proofErr w:type="spellStart"/>
        <w:r>
          <w:rPr>
            <w:sz w:val="28"/>
            <w:szCs w:val="28"/>
            <w:lang w:val="en-US"/>
          </w:rPr>
          <w:t>init</w:t>
        </w:r>
        <w:proofErr w:type="spellEnd"/>
        <w:r>
          <w:rPr>
            <w:sz w:val="28"/>
            <w:szCs w:val="28"/>
            <w:lang w:val="en-US"/>
          </w:rPr>
          <w:t>_</w:t>
        </w:r>
        <w:proofErr w:type="gramStart"/>
        <w:r>
          <w:rPr>
            <w:sz w:val="28"/>
            <w:szCs w:val="28"/>
            <w:lang w:val="en-US"/>
          </w:rPr>
          <w:t>_(</w:t>
        </w:r>
        <w:proofErr w:type="gramEnd"/>
        <w:r w:rsidRPr="002C61E3">
          <w:rPr>
            <w:b/>
            <w:bCs/>
            <w:sz w:val="28"/>
            <w:szCs w:val="28"/>
            <w:lang w:val="en-US"/>
            <w:rPrChange w:id="1640" w:author="Prakash Singh Kshatreeya" w:date="2026-03-22T12:12:00Z">
              <w:rPr>
                <w:sz w:val="28"/>
                <w:szCs w:val="28"/>
                <w:lang w:val="en-US"/>
              </w:rPr>
            </w:rPrChange>
          </w:rPr>
          <w:t>self</w:t>
        </w:r>
        <w:r>
          <w:rPr>
            <w:sz w:val="28"/>
            <w:szCs w:val="28"/>
            <w:lang w:val="en-US"/>
          </w:rPr>
          <w:t xml:space="preserve">, </w:t>
        </w:r>
        <w:proofErr w:type="spellStart"/>
        <w:r>
          <w:rPr>
            <w:sz w:val="28"/>
            <w:szCs w:val="28"/>
            <w:lang w:val="en-US"/>
          </w:rPr>
          <w:t>make,model,year</w:t>
        </w:r>
        <w:proofErr w:type="spellEnd"/>
        <w:r>
          <w:rPr>
            <w:sz w:val="28"/>
            <w:szCs w:val="28"/>
            <w:lang w:val="en-US"/>
          </w:rPr>
          <w:t>):</w:t>
        </w:r>
      </w:ins>
    </w:p>
    <w:p w14:paraId="7E4297B6" w14:textId="5EBFD43D" w:rsidR="00497153" w:rsidRDefault="00497153" w:rsidP="00497153">
      <w:pPr>
        <w:pStyle w:val="ListParagraph"/>
        <w:rPr>
          <w:ins w:id="1641" w:author="Prakash Singh Kshatreeya" w:date="2026-03-22T11:29:00Z"/>
          <w:sz w:val="28"/>
          <w:szCs w:val="28"/>
          <w:lang w:val="en-US"/>
        </w:rPr>
      </w:pPr>
      <w:ins w:id="1642" w:author="Prakash Singh Kshatreeya" w:date="2026-03-22T11:28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</w:r>
        <w:proofErr w:type="spellStart"/>
        <w:proofErr w:type="gramStart"/>
        <w:r w:rsidRPr="002C61E3">
          <w:rPr>
            <w:b/>
            <w:bCs/>
            <w:sz w:val="28"/>
            <w:szCs w:val="28"/>
            <w:lang w:val="en-US"/>
            <w:rPrChange w:id="1643" w:author="Prakash Singh Kshatreeya" w:date="2026-03-22T12:12:00Z">
              <w:rPr>
                <w:sz w:val="28"/>
                <w:szCs w:val="28"/>
                <w:lang w:val="en-US"/>
              </w:rPr>
            </w:rPrChange>
          </w:rPr>
          <w:t>sel</w:t>
        </w:r>
      </w:ins>
      <w:ins w:id="1644" w:author="Prakash Singh Kshatreeya" w:date="2026-03-22T11:29:00Z">
        <w:r w:rsidRPr="002C61E3">
          <w:rPr>
            <w:b/>
            <w:bCs/>
            <w:sz w:val="28"/>
            <w:szCs w:val="28"/>
            <w:lang w:val="en-US"/>
            <w:rPrChange w:id="1645" w:author="Prakash Singh Kshatreeya" w:date="2026-03-22T12:12:00Z">
              <w:rPr>
                <w:sz w:val="28"/>
                <w:szCs w:val="28"/>
                <w:lang w:val="en-US"/>
              </w:rPr>
            </w:rPrChange>
          </w:rPr>
          <w:t>f</w:t>
        </w:r>
        <w:r>
          <w:rPr>
            <w:sz w:val="28"/>
            <w:szCs w:val="28"/>
            <w:lang w:val="en-US"/>
          </w:rPr>
          <w:t>.make</w:t>
        </w:r>
        <w:proofErr w:type="spellEnd"/>
        <w:proofErr w:type="gramEnd"/>
        <w:r>
          <w:rPr>
            <w:sz w:val="28"/>
            <w:szCs w:val="28"/>
            <w:lang w:val="en-US"/>
          </w:rPr>
          <w:t xml:space="preserve"> = make</w:t>
        </w:r>
      </w:ins>
    </w:p>
    <w:p w14:paraId="25CAA5EA" w14:textId="34109703" w:rsidR="00497153" w:rsidRDefault="00497153" w:rsidP="00497153">
      <w:pPr>
        <w:pStyle w:val="ListParagraph"/>
        <w:rPr>
          <w:ins w:id="1646" w:author="Prakash Singh Kshatreeya" w:date="2026-03-22T11:29:00Z"/>
          <w:sz w:val="28"/>
          <w:szCs w:val="28"/>
          <w:lang w:val="en-US"/>
        </w:rPr>
      </w:pPr>
      <w:ins w:id="1647" w:author="Prakash Singh Kshatreeya" w:date="2026-03-22T11:29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</w:r>
        <w:proofErr w:type="spellStart"/>
        <w:proofErr w:type="gramStart"/>
        <w:r w:rsidRPr="002C61E3">
          <w:rPr>
            <w:b/>
            <w:bCs/>
            <w:sz w:val="28"/>
            <w:szCs w:val="28"/>
            <w:lang w:val="en-US"/>
            <w:rPrChange w:id="1648" w:author="Prakash Singh Kshatreeya" w:date="2026-03-22T12:12:00Z">
              <w:rPr>
                <w:sz w:val="28"/>
                <w:szCs w:val="28"/>
                <w:lang w:val="en-US"/>
              </w:rPr>
            </w:rPrChange>
          </w:rPr>
          <w:t>self</w:t>
        </w:r>
        <w:r>
          <w:rPr>
            <w:sz w:val="28"/>
            <w:szCs w:val="28"/>
            <w:lang w:val="en-US"/>
          </w:rPr>
          <w:t>.model</w:t>
        </w:r>
        <w:proofErr w:type="spellEnd"/>
        <w:proofErr w:type="gramEnd"/>
        <w:r>
          <w:rPr>
            <w:sz w:val="28"/>
            <w:szCs w:val="28"/>
            <w:lang w:val="en-US"/>
          </w:rPr>
          <w:t xml:space="preserve"> = model</w:t>
        </w:r>
      </w:ins>
    </w:p>
    <w:p w14:paraId="32AD81EE" w14:textId="170ECBF9" w:rsidR="00497153" w:rsidRDefault="00497153" w:rsidP="00497153">
      <w:pPr>
        <w:pStyle w:val="ListParagraph"/>
        <w:rPr>
          <w:ins w:id="1649" w:author="Prakash Singh Kshatreeya" w:date="2026-03-22T11:29:00Z"/>
          <w:sz w:val="28"/>
          <w:szCs w:val="28"/>
          <w:lang w:val="en-US"/>
        </w:rPr>
      </w:pPr>
      <w:ins w:id="1650" w:author="Prakash Singh Kshatreeya" w:date="2026-03-22T11:29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</w:r>
        <w:proofErr w:type="spellStart"/>
        <w:proofErr w:type="gramStart"/>
        <w:r w:rsidRPr="002C61E3">
          <w:rPr>
            <w:b/>
            <w:bCs/>
            <w:sz w:val="28"/>
            <w:szCs w:val="28"/>
            <w:lang w:val="en-US"/>
            <w:rPrChange w:id="1651" w:author="Prakash Singh Kshatreeya" w:date="2026-03-22T12:12:00Z">
              <w:rPr>
                <w:sz w:val="28"/>
                <w:szCs w:val="28"/>
                <w:lang w:val="en-US"/>
              </w:rPr>
            </w:rPrChange>
          </w:rPr>
          <w:t>self</w:t>
        </w:r>
        <w:r>
          <w:rPr>
            <w:sz w:val="28"/>
            <w:szCs w:val="28"/>
            <w:lang w:val="en-US"/>
          </w:rPr>
          <w:t>.year</w:t>
        </w:r>
        <w:proofErr w:type="spellEnd"/>
        <w:proofErr w:type="gramEnd"/>
        <w:r>
          <w:rPr>
            <w:sz w:val="28"/>
            <w:szCs w:val="28"/>
            <w:lang w:val="en-US"/>
          </w:rPr>
          <w:t xml:space="preserve"> = year</w:t>
        </w:r>
      </w:ins>
    </w:p>
    <w:p w14:paraId="1E37CCFC" w14:textId="09EE0428" w:rsidR="00497153" w:rsidRPr="00933865" w:rsidRDefault="00497153">
      <w:pPr>
        <w:pStyle w:val="ListParagraph"/>
        <w:numPr>
          <w:ilvl w:val="0"/>
          <w:numId w:val="1"/>
        </w:numPr>
        <w:rPr>
          <w:ins w:id="1652" w:author="Prakash Singh Kshatreeya" w:date="2026-03-15T11:41:00Z"/>
          <w:b/>
          <w:bCs/>
          <w:sz w:val="28"/>
          <w:szCs w:val="28"/>
          <w:lang w:val="en-US"/>
          <w:rPrChange w:id="1653" w:author="Prakash Singh Kshatreeya" w:date="2026-03-22T10:35:00Z">
            <w:rPr>
              <w:ins w:id="1654" w:author="Prakash Singh Kshatreeya" w:date="2026-03-15T11:41:00Z"/>
              <w:lang w:val="en-US"/>
            </w:rPr>
          </w:rPrChange>
        </w:rPr>
        <w:pPrChange w:id="1655" w:author="Prakash Singh Kshatreeya" w:date="2026-03-22T11:29:00Z">
          <w:pPr>
            <w:pStyle w:val="ListParagraph"/>
          </w:pPr>
        </w:pPrChange>
      </w:pPr>
      <w:ins w:id="1656" w:author="Prakash Singh Kshatreeya" w:date="2026-03-22T11:29:00Z">
        <w:r>
          <w:rPr>
            <w:sz w:val="28"/>
            <w:szCs w:val="28"/>
            <w:lang w:val="en-US"/>
          </w:rPr>
          <w:t>Classes in python can have a special __</w:t>
        </w:r>
        <w:proofErr w:type="spellStart"/>
        <w:r>
          <w:rPr>
            <w:sz w:val="28"/>
            <w:szCs w:val="28"/>
            <w:lang w:val="en-US"/>
          </w:rPr>
          <w:t>init</w:t>
        </w:r>
        <w:proofErr w:type="spellEnd"/>
        <w:r>
          <w:rPr>
            <w:sz w:val="28"/>
            <w:szCs w:val="28"/>
            <w:lang w:val="en-US"/>
          </w:rPr>
          <w:t xml:space="preserve">__ </w:t>
        </w:r>
      </w:ins>
      <w:ins w:id="1657" w:author="Prakash Singh Kshatreeya" w:date="2026-03-22T11:30:00Z">
        <w:r>
          <w:rPr>
            <w:sz w:val="28"/>
            <w:szCs w:val="28"/>
            <w:lang w:val="en-US"/>
          </w:rPr>
          <w:t>method, which gets called every time you create an instance of the class (instantiate)</w:t>
        </w:r>
      </w:ins>
    </w:p>
    <w:p w14:paraId="2DD084E1" w14:textId="77777777" w:rsidR="00E05D17" w:rsidRDefault="00E05D17" w:rsidP="003454FF">
      <w:pPr>
        <w:pStyle w:val="ListParagraph"/>
        <w:rPr>
          <w:ins w:id="1658" w:author="Prakash Singh Kshatreeya" w:date="2026-03-15T11:41:00Z"/>
          <w:sz w:val="28"/>
          <w:szCs w:val="28"/>
          <w:lang w:val="en-US"/>
        </w:rPr>
      </w:pPr>
    </w:p>
    <w:p w14:paraId="0D4515A6" w14:textId="31094823" w:rsidR="00E05D17" w:rsidRDefault="003062B0" w:rsidP="003062B0">
      <w:pPr>
        <w:rPr>
          <w:ins w:id="1659" w:author="Prakash Singh Kshatreeya" w:date="2026-03-22T12:10:00Z"/>
          <w:b/>
          <w:bCs/>
          <w:sz w:val="28"/>
          <w:szCs w:val="28"/>
          <w:lang w:val="en-US"/>
        </w:rPr>
      </w:pPr>
      <w:ins w:id="1660" w:author="Prakash Singh Kshatreeya" w:date="2026-03-22T12:10:00Z">
        <w:r>
          <w:rPr>
            <w:b/>
            <w:bCs/>
            <w:sz w:val="28"/>
            <w:szCs w:val="28"/>
            <w:lang w:val="en-US"/>
          </w:rPr>
          <w:t>SELF:</w:t>
        </w:r>
      </w:ins>
    </w:p>
    <w:p w14:paraId="65F38D21" w14:textId="44D0B694" w:rsidR="003062B0" w:rsidRPr="003062B0" w:rsidRDefault="003062B0" w:rsidP="003062B0">
      <w:pPr>
        <w:pStyle w:val="ListParagraph"/>
        <w:numPr>
          <w:ilvl w:val="0"/>
          <w:numId w:val="1"/>
        </w:numPr>
        <w:rPr>
          <w:ins w:id="1661" w:author="Prakash Singh Kshatreeya" w:date="2026-03-22T12:11:00Z"/>
          <w:b/>
          <w:bCs/>
          <w:sz w:val="28"/>
          <w:szCs w:val="28"/>
          <w:lang w:val="en-US"/>
          <w:rPrChange w:id="1662" w:author="Prakash Singh Kshatreeya" w:date="2026-03-22T12:11:00Z">
            <w:rPr>
              <w:ins w:id="1663" w:author="Prakash Singh Kshatreeya" w:date="2026-03-22T12:11:00Z"/>
              <w:sz w:val="28"/>
              <w:szCs w:val="28"/>
              <w:lang w:val="en-US"/>
            </w:rPr>
          </w:rPrChange>
        </w:rPr>
      </w:pPr>
      <w:ins w:id="1664" w:author="Prakash Singh Kshatreeya" w:date="2026-03-22T12:10:00Z">
        <w:r>
          <w:rPr>
            <w:sz w:val="28"/>
            <w:szCs w:val="28"/>
            <w:lang w:val="en-US"/>
          </w:rPr>
          <w:t xml:space="preserve">This </w:t>
        </w:r>
        <w:proofErr w:type="spellStart"/>
        <w:r w:rsidRPr="002C61E3">
          <w:rPr>
            <w:b/>
            <w:bCs/>
            <w:sz w:val="28"/>
            <w:szCs w:val="28"/>
            <w:lang w:val="en-US"/>
            <w:rPrChange w:id="1665" w:author="Prakash Singh Kshatreeya" w:date="2026-03-22T12:12:00Z">
              <w:rPr>
                <w:sz w:val="28"/>
                <w:szCs w:val="28"/>
                <w:lang w:val="en-US"/>
              </w:rPr>
            </w:rPrChange>
          </w:rPr>
          <w:t>self</w:t>
        </w:r>
        <w:r>
          <w:rPr>
            <w:sz w:val="28"/>
            <w:szCs w:val="28"/>
            <w:lang w:val="en-US"/>
          </w:rPr>
          <w:t xml:space="preserve"> keyword</w:t>
        </w:r>
        <w:proofErr w:type="spellEnd"/>
        <w:r>
          <w:rPr>
            <w:sz w:val="28"/>
            <w:szCs w:val="28"/>
            <w:lang w:val="en-US"/>
          </w:rPr>
          <w:t xml:space="preserve"> re</w:t>
        </w:r>
      </w:ins>
      <w:ins w:id="1666" w:author="Prakash Singh Kshatreeya" w:date="2026-03-22T12:11:00Z">
        <w:r>
          <w:rPr>
            <w:sz w:val="28"/>
            <w:szCs w:val="28"/>
            <w:lang w:val="en-US"/>
          </w:rPr>
          <w:t>fers to the current class instance.</w:t>
        </w:r>
      </w:ins>
    </w:p>
    <w:p w14:paraId="5AA42081" w14:textId="44744458" w:rsidR="003062B0" w:rsidRPr="002C61E3" w:rsidRDefault="003062B0" w:rsidP="003062B0">
      <w:pPr>
        <w:pStyle w:val="ListParagraph"/>
        <w:numPr>
          <w:ilvl w:val="0"/>
          <w:numId w:val="1"/>
        </w:numPr>
        <w:rPr>
          <w:ins w:id="1667" w:author="Prakash Singh Kshatreeya" w:date="2026-03-22T12:14:00Z"/>
          <w:b/>
          <w:bCs/>
          <w:sz w:val="28"/>
          <w:szCs w:val="28"/>
          <w:lang w:val="en-US"/>
          <w:rPrChange w:id="1668" w:author="Prakash Singh Kshatreeya" w:date="2026-03-22T12:14:00Z">
            <w:rPr>
              <w:ins w:id="1669" w:author="Prakash Singh Kshatreeya" w:date="2026-03-22T12:14:00Z"/>
              <w:sz w:val="28"/>
              <w:szCs w:val="28"/>
              <w:lang w:val="en-US"/>
            </w:rPr>
          </w:rPrChange>
        </w:rPr>
      </w:pPr>
      <w:ins w:id="1670" w:author="Prakash Singh Kshatreeya" w:date="2026-03-22T12:11:00Z">
        <w:r w:rsidRPr="002C61E3">
          <w:rPr>
            <w:b/>
            <w:bCs/>
            <w:sz w:val="28"/>
            <w:szCs w:val="28"/>
            <w:lang w:val="en-US"/>
            <w:rPrChange w:id="1671" w:author="Prakash Singh Kshatreeya" w:date="2026-03-22T12:12:00Z">
              <w:rPr>
                <w:sz w:val="28"/>
                <w:szCs w:val="28"/>
                <w:lang w:val="en-US"/>
              </w:rPr>
            </w:rPrChange>
          </w:rPr>
          <w:t>Self</w:t>
        </w:r>
        <w:r>
          <w:rPr>
            <w:sz w:val="28"/>
            <w:szCs w:val="28"/>
            <w:lang w:val="en-US"/>
          </w:rPr>
          <w:t xml:space="preserve"> must always be the first parameter to __</w:t>
        </w:r>
        <w:proofErr w:type="spellStart"/>
        <w:r>
          <w:rPr>
            <w:sz w:val="28"/>
            <w:szCs w:val="28"/>
            <w:lang w:val="en-US"/>
          </w:rPr>
          <w:t>init</w:t>
        </w:r>
        <w:proofErr w:type="spellEnd"/>
        <w:r>
          <w:rPr>
            <w:sz w:val="28"/>
            <w:szCs w:val="28"/>
            <w:lang w:val="en-US"/>
          </w:rPr>
          <w:t>__ and any methods and properties on class in</w:t>
        </w:r>
      </w:ins>
      <w:ins w:id="1672" w:author="Prakash Singh Kshatreeya" w:date="2026-03-22T12:12:00Z">
        <w:r>
          <w:rPr>
            <w:sz w:val="28"/>
            <w:szCs w:val="28"/>
            <w:lang w:val="en-US"/>
          </w:rPr>
          <w:t>stances.</w:t>
        </w:r>
      </w:ins>
    </w:p>
    <w:p w14:paraId="22BE24E3" w14:textId="2D5DA576" w:rsidR="002C61E3" w:rsidRDefault="002C61E3" w:rsidP="002C61E3">
      <w:pPr>
        <w:rPr>
          <w:ins w:id="1673" w:author="Prakash Singh Kshatreeya" w:date="2026-03-22T12:14:00Z"/>
          <w:b/>
          <w:bCs/>
          <w:sz w:val="28"/>
          <w:szCs w:val="28"/>
          <w:lang w:val="en-US"/>
        </w:rPr>
      </w:pPr>
      <w:ins w:id="1674" w:author="Prakash Singh Kshatreeya" w:date="2026-03-22T12:14:00Z">
        <w:r>
          <w:rPr>
            <w:b/>
            <w:bCs/>
            <w:sz w:val="28"/>
            <w:szCs w:val="28"/>
            <w:lang w:val="en-US"/>
          </w:rPr>
          <w:t>Instance Attributes:</w:t>
        </w:r>
      </w:ins>
    </w:p>
    <w:p w14:paraId="70BF36EE" w14:textId="2EF57CBE" w:rsidR="002C61E3" w:rsidRPr="002C61E3" w:rsidRDefault="002C61E3" w:rsidP="002C61E3">
      <w:pPr>
        <w:pStyle w:val="ListParagraph"/>
        <w:numPr>
          <w:ilvl w:val="0"/>
          <w:numId w:val="1"/>
        </w:numPr>
        <w:rPr>
          <w:ins w:id="1675" w:author="Prakash Singh Kshatreeya" w:date="2026-03-22T12:15:00Z"/>
          <w:b/>
          <w:bCs/>
          <w:sz w:val="28"/>
          <w:szCs w:val="28"/>
          <w:lang w:val="en-US"/>
          <w:rPrChange w:id="1676" w:author="Prakash Singh Kshatreeya" w:date="2026-03-22T12:15:00Z">
            <w:rPr>
              <w:ins w:id="1677" w:author="Prakash Singh Kshatreeya" w:date="2026-03-22T12:15:00Z"/>
              <w:sz w:val="28"/>
              <w:szCs w:val="28"/>
              <w:lang w:val="en-US"/>
            </w:rPr>
          </w:rPrChange>
        </w:rPr>
      </w:pPr>
      <w:ins w:id="1678" w:author="Prakash Singh Kshatreeya" w:date="2026-03-22T12:14:00Z">
        <w:r>
          <w:rPr>
            <w:sz w:val="28"/>
            <w:szCs w:val="28"/>
            <w:lang w:val="en-US"/>
          </w:rPr>
          <w:t>Classes can have variables defined inside of them. Th</w:t>
        </w:r>
      </w:ins>
      <w:ins w:id="1679" w:author="Prakash Singh Kshatreeya" w:date="2026-03-22T12:15:00Z">
        <w:r>
          <w:rPr>
            <w:sz w:val="28"/>
            <w:szCs w:val="28"/>
            <w:lang w:val="en-US"/>
          </w:rPr>
          <w:t>ese are called attributes.</w:t>
        </w:r>
      </w:ins>
    </w:p>
    <w:p w14:paraId="729BF661" w14:textId="01139E04" w:rsidR="002C61E3" w:rsidRPr="002C61E3" w:rsidRDefault="002C61E3" w:rsidP="002C61E3">
      <w:pPr>
        <w:pStyle w:val="ListParagraph"/>
        <w:numPr>
          <w:ilvl w:val="0"/>
          <w:numId w:val="1"/>
        </w:numPr>
        <w:rPr>
          <w:ins w:id="1680" w:author="Prakash Singh Kshatreeya" w:date="2026-03-22T12:15:00Z"/>
          <w:b/>
          <w:bCs/>
          <w:sz w:val="28"/>
          <w:szCs w:val="28"/>
          <w:lang w:val="en-US"/>
          <w:rPrChange w:id="1681" w:author="Prakash Singh Kshatreeya" w:date="2026-03-22T12:15:00Z">
            <w:rPr>
              <w:ins w:id="1682" w:author="Prakash Singh Kshatreeya" w:date="2026-03-22T12:15:00Z"/>
              <w:sz w:val="28"/>
              <w:szCs w:val="28"/>
              <w:lang w:val="en-US"/>
            </w:rPr>
          </w:rPrChange>
        </w:rPr>
      </w:pPr>
      <w:ins w:id="1683" w:author="Prakash Singh Kshatreeya" w:date="2026-03-22T12:15:00Z">
        <w:r>
          <w:rPr>
            <w:sz w:val="28"/>
            <w:szCs w:val="28"/>
            <w:lang w:val="en-US"/>
          </w:rPr>
          <w:t>They can be set on the __</w:t>
        </w:r>
        <w:proofErr w:type="spellStart"/>
        <w:r>
          <w:rPr>
            <w:sz w:val="28"/>
            <w:szCs w:val="28"/>
            <w:lang w:val="en-US"/>
          </w:rPr>
          <w:t>init</w:t>
        </w:r>
        <w:proofErr w:type="spellEnd"/>
        <w:r>
          <w:rPr>
            <w:sz w:val="28"/>
            <w:szCs w:val="28"/>
            <w:lang w:val="en-US"/>
          </w:rPr>
          <w:t>_</w:t>
        </w:r>
        <w:proofErr w:type="gramStart"/>
        <w:r>
          <w:rPr>
            <w:sz w:val="28"/>
            <w:szCs w:val="28"/>
            <w:lang w:val="en-US"/>
          </w:rPr>
          <w:t>_(</w:t>
        </w:r>
        <w:proofErr w:type="gramEnd"/>
        <w:r>
          <w:rPr>
            <w:sz w:val="28"/>
            <w:szCs w:val="28"/>
            <w:lang w:val="en-US"/>
          </w:rPr>
          <w:t>) constructor and are unique to their instances.</w:t>
        </w:r>
      </w:ins>
    </w:p>
    <w:p w14:paraId="5A8AE921" w14:textId="17CAB4DC" w:rsidR="002C61E3" w:rsidRPr="002C61E3" w:rsidRDefault="002C61E3" w:rsidP="002C61E3">
      <w:pPr>
        <w:pStyle w:val="ListParagraph"/>
        <w:numPr>
          <w:ilvl w:val="0"/>
          <w:numId w:val="1"/>
        </w:numPr>
        <w:rPr>
          <w:ins w:id="1684" w:author="Prakash Singh Kshatreeya" w:date="2026-03-22T12:17:00Z"/>
          <w:b/>
          <w:bCs/>
          <w:sz w:val="28"/>
          <w:szCs w:val="28"/>
          <w:lang w:val="en-US"/>
          <w:rPrChange w:id="1685" w:author="Prakash Singh Kshatreeya" w:date="2026-03-22T12:17:00Z">
            <w:rPr>
              <w:ins w:id="1686" w:author="Prakash Singh Kshatreeya" w:date="2026-03-22T12:17:00Z"/>
              <w:sz w:val="28"/>
              <w:szCs w:val="28"/>
              <w:lang w:val="en-US"/>
            </w:rPr>
          </w:rPrChange>
        </w:rPr>
      </w:pPr>
      <w:ins w:id="1687" w:author="Prakash Singh Kshatreeya" w:date="2026-03-22T12:15:00Z">
        <w:r>
          <w:rPr>
            <w:sz w:val="28"/>
            <w:szCs w:val="28"/>
            <w:lang w:val="en-US"/>
          </w:rPr>
          <w:t>We can acc</w:t>
        </w:r>
      </w:ins>
      <w:ins w:id="1688" w:author="Prakash Singh Kshatreeya" w:date="2026-03-22T12:16:00Z">
        <w:r>
          <w:rPr>
            <w:sz w:val="28"/>
            <w:szCs w:val="28"/>
            <w:lang w:val="en-US"/>
          </w:rPr>
          <w:t xml:space="preserve">ess these attributes using the </w:t>
        </w:r>
        <w:r>
          <w:rPr>
            <w:b/>
            <w:bCs/>
            <w:sz w:val="28"/>
            <w:szCs w:val="28"/>
            <w:lang w:val="en-US"/>
          </w:rPr>
          <w:t xml:space="preserve">dot notation </w:t>
        </w:r>
        <w:r>
          <w:rPr>
            <w:sz w:val="28"/>
            <w:szCs w:val="28"/>
            <w:lang w:val="en-US"/>
          </w:rPr>
          <w:t xml:space="preserve">syntax on a class instance. For Example </w:t>
        </w:r>
        <w:proofErr w:type="spellStart"/>
        <w:proofErr w:type="gramStart"/>
        <w:r>
          <w:rPr>
            <w:sz w:val="28"/>
            <w:szCs w:val="28"/>
            <w:lang w:val="en-US"/>
          </w:rPr>
          <w:t>instance.attribute</w:t>
        </w:r>
        <w:proofErr w:type="gramEnd"/>
        <w:r>
          <w:rPr>
            <w:sz w:val="28"/>
            <w:szCs w:val="28"/>
            <w:lang w:val="en-US"/>
          </w:rPr>
          <w:t>_name</w:t>
        </w:r>
      </w:ins>
      <w:proofErr w:type="spellEnd"/>
    </w:p>
    <w:p w14:paraId="26E02230" w14:textId="77777777" w:rsidR="002C61E3" w:rsidRDefault="002C61E3" w:rsidP="002C61E3">
      <w:pPr>
        <w:pStyle w:val="ListParagraph"/>
        <w:rPr>
          <w:ins w:id="1689" w:author="Prakash Singh Kshatreeya" w:date="2026-03-22T12:17:00Z"/>
          <w:sz w:val="28"/>
          <w:szCs w:val="28"/>
          <w:lang w:val="en-US"/>
        </w:rPr>
      </w:pPr>
    </w:p>
    <w:p w14:paraId="3F79BF84" w14:textId="1342C080" w:rsidR="002C61E3" w:rsidRDefault="002C61E3" w:rsidP="002C61E3">
      <w:pPr>
        <w:pStyle w:val="ListParagraph"/>
        <w:rPr>
          <w:ins w:id="1690" w:author="Prakash Singh Kshatreeya" w:date="2026-03-22T12:17:00Z"/>
          <w:sz w:val="28"/>
          <w:szCs w:val="28"/>
          <w:lang w:val="en-US"/>
        </w:rPr>
      </w:pPr>
      <w:ins w:id="1691" w:author="Prakash Singh Kshatreeya" w:date="2026-03-22T12:17:00Z">
        <w:r>
          <w:rPr>
            <w:sz w:val="28"/>
            <w:szCs w:val="28"/>
            <w:lang w:val="en-US"/>
          </w:rPr>
          <w:t>Class User:</w:t>
        </w:r>
      </w:ins>
    </w:p>
    <w:p w14:paraId="01457C39" w14:textId="59BA77BD" w:rsidR="002C61E3" w:rsidRDefault="002C61E3" w:rsidP="002C61E3">
      <w:pPr>
        <w:pStyle w:val="ListParagraph"/>
        <w:rPr>
          <w:ins w:id="1692" w:author="Prakash Singh Kshatreeya" w:date="2026-03-22T12:17:00Z"/>
          <w:sz w:val="28"/>
          <w:szCs w:val="28"/>
          <w:lang w:val="en-US"/>
        </w:rPr>
      </w:pPr>
      <w:ins w:id="1693" w:author="Prakash Singh Kshatreeya" w:date="2026-03-22T12:17:00Z">
        <w:r>
          <w:rPr>
            <w:sz w:val="28"/>
            <w:szCs w:val="28"/>
            <w:lang w:val="en-US"/>
          </w:rPr>
          <w:tab/>
        </w:r>
      </w:ins>
      <w:ins w:id="1694" w:author="Prakash Singh Kshatreeya" w:date="2026-03-22T12:25:00Z">
        <w:r w:rsidR="003F60DE">
          <w:rPr>
            <w:sz w:val="28"/>
            <w:szCs w:val="28"/>
            <w:lang w:val="en-US"/>
          </w:rPr>
          <w:t>d</w:t>
        </w:r>
      </w:ins>
      <w:ins w:id="1695" w:author="Prakash Singh Kshatreeya" w:date="2026-03-22T12:17:00Z">
        <w:r>
          <w:rPr>
            <w:sz w:val="28"/>
            <w:szCs w:val="28"/>
            <w:lang w:val="en-US"/>
          </w:rPr>
          <w:t>ef __</w:t>
        </w:r>
        <w:proofErr w:type="spellStart"/>
        <w:r>
          <w:rPr>
            <w:sz w:val="28"/>
            <w:szCs w:val="28"/>
            <w:lang w:val="en-US"/>
          </w:rPr>
          <w:t>init</w:t>
        </w:r>
        <w:proofErr w:type="spellEnd"/>
        <w:r>
          <w:rPr>
            <w:sz w:val="28"/>
            <w:szCs w:val="28"/>
            <w:lang w:val="en-US"/>
          </w:rPr>
          <w:t>_</w:t>
        </w:r>
        <w:proofErr w:type="gramStart"/>
        <w:r>
          <w:rPr>
            <w:sz w:val="28"/>
            <w:szCs w:val="28"/>
            <w:lang w:val="en-US"/>
          </w:rPr>
          <w:t>_(</w:t>
        </w:r>
        <w:proofErr w:type="gramEnd"/>
        <w:r>
          <w:rPr>
            <w:sz w:val="28"/>
            <w:szCs w:val="28"/>
            <w:lang w:val="en-US"/>
          </w:rPr>
          <w:t xml:space="preserve">self, </w:t>
        </w:r>
        <w:proofErr w:type="spellStart"/>
        <w:r>
          <w:rPr>
            <w:sz w:val="28"/>
            <w:szCs w:val="28"/>
            <w:lang w:val="en-US"/>
          </w:rPr>
          <w:t>first,last,age</w:t>
        </w:r>
        <w:proofErr w:type="spellEnd"/>
        <w:r>
          <w:rPr>
            <w:sz w:val="28"/>
            <w:szCs w:val="28"/>
            <w:lang w:val="en-US"/>
          </w:rPr>
          <w:t>):</w:t>
        </w:r>
      </w:ins>
    </w:p>
    <w:p w14:paraId="2C00F530" w14:textId="11550468" w:rsidR="002C61E3" w:rsidRDefault="002C61E3" w:rsidP="002C61E3">
      <w:pPr>
        <w:pStyle w:val="ListParagraph"/>
        <w:rPr>
          <w:ins w:id="1696" w:author="Prakash Singh Kshatreeya" w:date="2026-03-22T12:18:00Z"/>
          <w:sz w:val="28"/>
          <w:szCs w:val="28"/>
          <w:lang w:val="en-US"/>
        </w:rPr>
      </w:pPr>
      <w:ins w:id="1697" w:author="Prakash Singh Kshatreeya" w:date="2026-03-22T12:17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</w:r>
      </w:ins>
      <w:proofErr w:type="spellStart"/>
      <w:proofErr w:type="gramStart"/>
      <w:ins w:id="1698" w:author="Prakash Singh Kshatreeya" w:date="2026-03-22T12:18:00Z">
        <w:r>
          <w:rPr>
            <w:sz w:val="28"/>
            <w:szCs w:val="28"/>
            <w:lang w:val="en-US"/>
          </w:rPr>
          <w:t>self.first</w:t>
        </w:r>
        <w:proofErr w:type="gramEnd"/>
        <w:r>
          <w:rPr>
            <w:sz w:val="28"/>
            <w:szCs w:val="28"/>
            <w:lang w:val="en-US"/>
          </w:rPr>
          <w:t>_name</w:t>
        </w:r>
        <w:proofErr w:type="spellEnd"/>
        <w:r>
          <w:rPr>
            <w:sz w:val="28"/>
            <w:szCs w:val="28"/>
            <w:lang w:val="en-US"/>
          </w:rPr>
          <w:t xml:space="preserve"> = first</w:t>
        </w:r>
      </w:ins>
    </w:p>
    <w:p w14:paraId="6D14A462" w14:textId="49A14318" w:rsidR="002C61E3" w:rsidRDefault="002C61E3" w:rsidP="002C61E3">
      <w:pPr>
        <w:pStyle w:val="ListParagraph"/>
        <w:rPr>
          <w:ins w:id="1699" w:author="Prakash Singh Kshatreeya" w:date="2026-03-22T12:18:00Z"/>
          <w:sz w:val="28"/>
          <w:szCs w:val="28"/>
          <w:lang w:val="en-US"/>
        </w:rPr>
      </w:pPr>
      <w:ins w:id="1700" w:author="Prakash Singh Kshatreeya" w:date="2026-03-22T12:18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</w:r>
        <w:proofErr w:type="spellStart"/>
        <w:proofErr w:type="gramStart"/>
        <w:r>
          <w:rPr>
            <w:sz w:val="28"/>
            <w:szCs w:val="28"/>
            <w:lang w:val="en-US"/>
          </w:rPr>
          <w:t>self.last</w:t>
        </w:r>
        <w:proofErr w:type="gramEnd"/>
        <w:r>
          <w:rPr>
            <w:sz w:val="28"/>
            <w:szCs w:val="28"/>
            <w:lang w:val="en-US"/>
          </w:rPr>
          <w:t>_name</w:t>
        </w:r>
        <w:proofErr w:type="spellEnd"/>
        <w:r>
          <w:rPr>
            <w:sz w:val="28"/>
            <w:szCs w:val="28"/>
            <w:lang w:val="en-US"/>
          </w:rPr>
          <w:t xml:space="preserve"> = last</w:t>
        </w:r>
      </w:ins>
    </w:p>
    <w:p w14:paraId="1EA16840" w14:textId="2F0A444A" w:rsidR="002C61E3" w:rsidRDefault="002C61E3" w:rsidP="002C61E3">
      <w:pPr>
        <w:pStyle w:val="ListParagraph"/>
        <w:rPr>
          <w:ins w:id="1701" w:author="Prakash Singh Kshatreeya" w:date="2026-03-22T12:18:00Z"/>
          <w:sz w:val="28"/>
          <w:szCs w:val="28"/>
          <w:lang w:val="en-US"/>
        </w:rPr>
      </w:pPr>
      <w:ins w:id="1702" w:author="Prakash Singh Kshatreeya" w:date="2026-03-22T12:18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</w:r>
        <w:proofErr w:type="spellStart"/>
        <w:r>
          <w:rPr>
            <w:sz w:val="28"/>
            <w:szCs w:val="28"/>
            <w:lang w:val="en-US"/>
          </w:rPr>
          <w:t>self.age</w:t>
        </w:r>
        <w:proofErr w:type="spellEnd"/>
        <w:r>
          <w:rPr>
            <w:sz w:val="28"/>
            <w:szCs w:val="28"/>
            <w:lang w:val="en-US"/>
          </w:rPr>
          <w:t xml:space="preserve"> = age</w:t>
        </w:r>
      </w:ins>
    </w:p>
    <w:p w14:paraId="43F9E98A" w14:textId="27955D46" w:rsidR="002C61E3" w:rsidRDefault="002C61E3" w:rsidP="002C61E3">
      <w:pPr>
        <w:pStyle w:val="ListParagraph"/>
        <w:rPr>
          <w:ins w:id="1703" w:author="Prakash Singh Kshatreeya" w:date="2026-03-22T12:19:00Z"/>
          <w:sz w:val="28"/>
          <w:szCs w:val="28"/>
          <w:lang w:val="en-US"/>
        </w:rPr>
      </w:pPr>
      <w:ins w:id="1704" w:author="Prakash Singh Kshatreeya" w:date="2026-03-22T12:18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</w:r>
        <w:proofErr w:type="spellStart"/>
        <w:proofErr w:type="gramStart"/>
        <w:r>
          <w:rPr>
            <w:sz w:val="28"/>
            <w:szCs w:val="28"/>
            <w:lang w:val="en-US"/>
          </w:rPr>
          <w:t>self.city</w:t>
        </w:r>
        <w:proofErr w:type="spellEnd"/>
        <w:proofErr w:type="gramEnd"/>
        <w:r>
          <w:rPr>
            <w:sz w:val="28"/>
            <w:szCs w:val="28"/>
            <w:lang w:val="en-US"/>
          </w:rPr>
          <w:t xml:space="preserve"> = ‘</w:t>
        </w:r>
        <w:proofErr w:type="spellStart"/>
        <w:r>
          <w:rPr>
            <w:sz w:val="28"/>
            <w:szCs w:val="28"/>
            <w:lang w:val="en-US"/>
          </w:rPr>
          <w:t>Dehli</w:t>
        </w:r>
        <w:proofErr w:type="spellEnd"/>
        <w:r>
          <w:rPr>
            <w:sz w:val="28"/>
            <w:szCs w:val="28"/>
            <w:lang w:val="en-US"/>
          </w:rPr>
          <w:t>’</w:t>
        </w:r>
      </w:ins>
    </w:p>
    <w:p w14:paraId="4E2C207D" w14:textId="2509BE16" w:rsidR="002C61E3" w:rsidRDefault="002C61E3" w:rsidP="002C61E3">
      <w:pPr>
        <w:pStyle w:val="ListParagraph"/>
        <w:rPr>
          <w:ins w:id="1705" w:author="Prakash Singh Kshatreeya" w:date="2026-03-22T12:19:00Z"/>
          <w:sz w:val="28"/>
          <w:szCs w:val="28"/>
          <w:lang w:val="en-US"/>
        </w:rPr>
      </w:pPr>
      <w:ins w:id="1706" w:author="Prakash Singh Kshatreeya" w:date="2026-03-22T12:19:00Z">
        <w:r>
          <w:rPr>
            <w:sz w:val="28"/>
            <w:szCs w:val="28"/>
            <w:lang w:val="en-US"/>
          </w:rPr>
          <w:t xml:space="preserve">user1 = </w:t>
        </w:r>
        <w:proofErr w:type="gramStart"/>
        <w:r>
          <w:rPr>
            <w:sz w:val="28"/>
            <w:szCs w:val="28"/>
            <w:lang w:val="en-US"/>
          </w:rPr>
          <w:t>User(</w:t>
        </w:r>
        <w:proofErr w:type="gramEnd"/>
        <w:r>
          <w:rPr>
            <w:sz w:val="28"/>
            <w:szCs w:val="28"/>
            <w:lang w:val="en-US"/>
          </w:rPr>
          <w:t>‘Jack’, ‘Shephard’, 30)</w:t>
        </w:r>
      </w:ins>
    </w:p>
    <w:p w14:paraId="66E3E3B1" w14:textId="77777777" w:rsidR="002C61E3" w:rsidRDefault="002C61E3" w:rsidP="002C61E3">
      <w:pPr>
        <w:pStyle w:val="ListParagraph"/>
        <w:rPr>
          <w:ins w:id="1707" w:author="Prakash Singh Kshatreeya" w:date="2026-03-22T12:19:00Z"/>
          <w:sz w:val="28"/>
          <w:szCs w:val="28"/>
          <w:lang w:val="en-US"/>
        </w:rPr>
      </w:pPr>
    </w:p>
    <w:p w14:paraId="12980092" w14:textId="137B5464" w:rsidR="002C61E3" w:rsidRDefault="002C61E3" w:rsidP="002C61E3">
      <w:pPr>
        <w:pStyle w:val="ListParagraph"/>
        <w:rPr>
          <w:ins w:id="1708" w:author="Prakash Singh Kshatreeya" w:date="2026-03-22T12:21:00Z"/>
          <w:sz w:val="28"/>
          <w:szCs w:val="28"/>
          <w:lang w:val="en-US"/>
        </w:rPr>
      </w:pPr>
      <w:proofErr w:type="gramStart"/>
      <w:ins w:id="1709" w:author="Prakash Singh Kshatreeya" w:date="2026-03-22T12:19:00Z">
        <w:r>
          <w:rPr>
            <w:sz w:val="28"/>
            <w:szCs w:val="28"/>
            <w:lang w:val="en-US"/>
          </w:rPr>
          <w:t>print(</w:t>
        </w:r>
        <w:proofErr w:type="gramEnd"/>
        <w:r>
          <w:rPr>
            <w:sz w:val="28"/>
            <w:szCs w:val="28"/>
            <w:lang w:val="en-US"/>
          </w:rPr>
          <w:t>user1.first_name)</w:t>
        </w:r>
      </w:ins>
    </w:p>
    <w:p w14:paraId="5F8758F4" w14:textId="77777777" w:rsidR="002C61E3" w:rsidRDefault="002C61E3" w:rsidP="002C61E3">
      <w:pPr>
        <w:rPr>
          <w:ins w:id="1710" w:author="Prakash Singh Kshatreeya" w:date="2026-03-22T12:21:00Z"/>
          <w:b/>
          <w:bCs/>
          <w:sz w:val="28"/>
          <w:szCs w:val="28"/>
          <w:lang w:val="en-US"/>
        </w:rPr>
      </w:pPr>
    </w:p>
    <w:p w14:paraId="24DBE7C2" w14:textId="3E4DBCBE" w:rsidR="002C61E3" w:rsidRDefault="002C61E3" w:rsidP="002C61E3">
      <w:pPr>
        <w:rPr>
          <w:ins w:id="1711" w:author="Prakash Singh Kshatreeya" w:date="2026-03-22T12:21:00Z"/>
          <w:b/>
          <w:bCs/>
          <w:sz w:val="28"/>
          <w:szCs w:val="28"/>
          <w:lang w:val="en-US"/>
        </w:rPr>
      </w:pPr>
      <w:ins w:id="1712" w:author="Prakash Singh Kshatreeya" w:date="2026-03-22T12:21:00Z">
        <w:r>
          <w:rPr>
            <w:b/>
            <w:bCs/>
            <w:sz w:val="28"/>
            <w:szCs w:val="28"/>
            <w:lang w:val="en-US"/>
          </w:rPr>
          <w:lastRenderedPageBreak/>
          <w:t>Instance Method:</w:t>
        </w:r>
      </w:ins>
    </w:p>
    <w:p w14:paraId="17F4F614" w14:textId="5BE3B8AE" w:rsidR="002C61E3" w:rsidRPr="002C61E3" w:rsidRDefault="002C61E3" w:rsidP="002C61E3">
      <w:pPr>
        <w:pStyle w:val="ListParagraph"/>
        <w:numPr>
          <w:ilvl w:val="0"/>
          <w:numId w:val="1"/>
        </w:numPr>
        <w:rPr>
          <w:ins w:id="1713" w:author="Prakash Singh Kshatreeya" w:date="2026-03-22T12:22:00Z"/>
          <w:b/>
          <w:bCs/>
          <w:sz w:val="28"/>
          <w:szCs w:val="28"/>
          <w:lang w:val="en-US"/>
          <w:rPrChange w:id="1714" w:author="Prakash Singh Kshatreeya" w:date="2026-03-22T12:22:00Z">
            <w:rPr>
              <w:ins w:id="1715" w:author="Prakash Singh Kshatreeya" w:date="2026-03-22T12:22:00Z"/>
              <w:sz w:val="28"/>
              <w:szCs w:val="28"/>
              <w:lang w:val="en-US"/>
            </w:rPr>
          </w:rPrChange>
        </w:rPr>
      </w:pPr>
      <w:ins w:id="1716" w:author="Prakash Singh Kshatreeya" w:date="2026-03-22T12:22:00Z">
        <w:r>
          <w:rPr>
            <w:sz w:val="28"/>
            <w:szCs w:val="28"/>
            <w:lang w:val="en-US"/>
          </w:rPr>
          <w:t>Class can have functions defined inside them.</w:t>
        </w:r>
      </w:ins>
    </w:p>
    <w:p w14:paraId="028A1EC8" w14:textId="40FEF06F" w:rsidR="002C61E3" w:rsidRPr="003F60DE" w:rsidRDefault="002C61E3" w:rsidP="002C61E3">
      <w:pPr>
        <w:pStyle w:val="ListParagraph"/>
        <w:numPr>
          <w:ilvl w:val="0"/>
          <w:numId w:val="1"/>
        </w:numPr>
        <w:rPr>
          <w:ins w:id="1717" w:author="Prakash Singh Kshatreeya" w:date="2026-03-22T12:23:00Z"/>
          <w:b/>
          <w:bCs/>
          <w:sz w:val="28"/>
          <w:szCs w:val="28"/>
          <w:lang w:val="en-US"/>
          <w:rPrChange w:id="1718" w:author="Prakash Singh Kshatreeya" w:date="2026-03-22T12:23:00Z">
            <w:rPr>
              <w:ins w:id="1719" w:author="Prakash Singh Kshatreeya" w:date="2026-03-22T12:23:00Z"/>
              <w:sz w:val="28"/>
              <w:szCs w:val="28"/>
              <w:lang w:val="en-US"/>
            </w:rPr>
          </w:rPrChange>
        </w:rPr>
      </w:pPr>
      <w:ins w:id="1720" w:author="Prakash Singh Kshatreeya" w:date="2026-03-22T12:22:00Z">
        <w:r>
          <w:rPr>
            <w:sz w:val="28"/>
            <w:szCs w:val="28"/>
            <w:lang w:val="en-US"/>
          </w:rPr>
          <w:t xml:space="preserve">They are called methods and will only work on </w:t>
        </w:r>
        <w:proofErr w:type="spellStart"/>
        <w:r>
          <w:rPr>
            <w:sz w:val="28"/>
            <w:szCs w:val="28"/>
            <w:lang w:val="en-US"/>
          </w:rPr>
          <w:t>it’s</w:t>
        </w:r>
        <w:proofErr w:type="spellEnd"/>
        <w:r>
          <w:rPr>
            <w:sz w:val="28"/>
            <w:szCs w:val="28"/>
            <w:lang w:val="en-US"/>
          </w:rPr>
          <w:t xml:space="preserve"> </w:t>
        </w:r>
        <w:proofErr w:type="gramStart"/>
        <w:r>
          <w:rPr>
            <w:sz w:val="28"/>
            <w:szCs w:val="28"/>
            <w:lang w:val="en-US"/>
          </w:rPr>
          <w:t>instances</w:t>
        </w:r>
        <w:r w:rsidR="003F60DE">
          <w:rPr>
            <w:sz w:val="28"/>
            <w:szCs w:val="28"/>
            <w:lang w:val="en-US"/>
          </w:rPr>
          <w:t xml:space="preserve">  unlike</w:t>
        </w:r>
      </w:ins>
      <w:proofErr w:type="gramEnd"/>
      <w:ins w:id="1721" w:author="Prakash Singh Kshatreeya" w:date="2026-03-22T12:23:00Z">
        <w:r w:rsidR="003F60DE">
          <w:rPr>
            <w:sz w:val="28"/>
            <w:szCs w:val="28"/>
            <w:lang w:val="en-US"/>
          </w:rPr>
          <w:t xml:space="preserve"> normal functions</w:t>
        </w:r>
      </w:ins>
    </w:p>
    <w:p w14:paraId="632D2D1A" w14:textId="58275911" w:rsidR="003F60DE" w:rsidRPr="003F60DE" w:rsidRDefault="003F60DE" w:rsidP="002C61E3">
      <w:pPr>
        <w:pStyle w:val="ListParagraph"/>
        <w:numPr>
          <w:ilvl w:val="0"/>
          <w:numId w:val="1"/>
        </w:numPr>
        <w:rPr>
          <w:ins w:id="1722" w:author="Prakash Singh Kshatreeya" w:date="2026-03-22T12:23:00Z"/>
          <w:b/>
          <w:bCs/>
          <w:sz w:val="28"/>
          <w:szCs w:val="28"/>
          <w:lang w:val="en-US"/>
          <w:rPrChange w:id="1723" w:author="Prakash Singh Kshatreeya" w:date="2026-03-22T12:23:00Z">
            <w:rPr>
              <w:ins w:id="1724" w:author="Prakash Singh Kshatreeya" w:date="2026-03-22T12:23:00Z"/>
              <w:sz w:val="28"/>
              <w:szCs w:val="28"/>
              <w:lang w:val="en-US"/>
            </w:rPr>
          </w:rPrChange>
        </w:rPr>
      </w:pPr>
      <w:ins w:id="1725" w:author="Prakash Singh Kshatreeya" w:date="2026-03-22T12:23:00Z">
        <w:r>
          <w:rPr>
            <w:sz w:val="28"/>
            <w:szCs w:val="28"/>
            <w:lang w:val="en-US"/>
          </w:rPr>
          <w:t xml:space="preserve">We use the </w:t>
        </w:r>
        <w:r>
          <w:rPr>
            <w:b/>
            <w:bCs/>
            <w:sz w:val="28"/>
            <w:szCs w:val="28"/>
            <w:lang w:val="en-US"/>
          </w:rPr>
          <w:t xml:space="preserve">dot </w:t>
        </w:r>
        <w:proofErr w:type="gramStart"/>
        <w:r>
          <w:rPr>
            <w:b/>
            <w:bCs/>
            <w:sz w:val="28"/>
            <w:szCs w:val="28"/>
            <w:lang w:val="en-US"/>
          </w:rPr>
          <w:t xml:space="preserve">notation </w:t>
        </w:r>
        <w:r>
          <w:rPr>
            <w:sz w:val="28"/>
            <w:szCs w:val="28"/>
            <w:lang w:val="en-US"/>
          </w:rPr>
          <w:t xml:space="preserve"> syntax</w:t>
        </w:r>
        <w:proofErr w:type="gramEnd"/>
        <w:r>
          <w:rPr>
            <w:sz w:val="28"/>
            <w:szCs w:val="28"/>
            <w:lang w:val="en-US"/>
          </w:rPr>
          <w:t xml:space="preserve"> style to use it</w:t>
        </w:r>
      </w:ins>
    </w:p>
    <w:p w14:paraId="674ACD10" w14:textId="2EFC6A7F" w:rsidR="003F60DE" w:rsidRDefault="003F60DE" w:rsidP="003F60DE">
      <w:pPr>
        <w:pStyle w:val="ListParagraph"/>
        <w:rPr>
          <w:ins w:id="1726" w:author="Prakash Singh Kshatreeya" w:date="2026-03-22T12:24:00Z"/>
          <w:sz w:val="28"/>
          <w:szCs w:val="28"/>
          <w:lang w:val="en-US"/>
        </w:rPr>
      </w:pPr>
      <w:ins w:id="1727" w:author="Prakash Singh Kshatreeya" w:date="2026-03-22T12:23:00Z">
        <w:r>
          <w:rPr>
            <w:sz w:val="28"/>
            <w:szCs w:val="28"/>
            <w:lang w:val="en-US"/>
          </w:rPr>
          <w:t xml:space="preserve">Example =&gt; </w:t>
        </w:r>
        <w:proofErr w:type="spellStart"/>
        <w:proofErr w:type="gramStart"/>
        <w:r>
          <w:rPr>
            <w:sz w:val="28"/>
            <w:szCs w:val="28"/>
            <w:lang w:val="en-US"/>
          </w:rPr>
          <w:t>ins</w:t>
        </w:r>
      </w:ins>
      <w:ins w:id="1728" w:author="Prakash Singh Kshatreeya" w:date="2026-03-22T12:24:00Z">
        <w:r>
          <w:rPr>
            <w:sz w:val="28"/>
            <w:szCs w:val="28"/>
            <w:lang w:val="en-US"/>
          </w:rPr>
          <w:t>tance.method</w:t>
        </w:r>
        <w:proofErr w:type="gramEnd"/>
        <w:r>
          <w:rPr>
            <w:sz w:val="28"/>
            <w:szCs w:val="28"/>
            <w:lang w:val="en-US"/>
          </w:rPr>
          <w:t>_name</w:t>
        </w:r>
        <w:proofErr w:type="spellEnd"/>
        <w:r>
          <w:rPr>
            <w:sz w:val="28"/>
            <w:szCs w:val="28"/>
            <w:lang w:val="en-US"/>
          </w:rPr>
          <w:t>()</w:t>
        </w:r>
      </w:ins>
    </w:p>
    <w:p w14:paraId="291B3482" w14:textId="77777777" w:rsidR="003F60DE" w:rsidRDefault="003F60DE" w:rsidP="003F60DE">
      <w:pPr>
        <w:pStyle w:val="ListParagraph"/>
        <w:rPr>
          <w:ins w:id="1729" w:author="Prakash Singh Kshatreeya" w:date="2026-03-22T12:24:00Z"/>
          <w:sz w:val="28"/>
          <w:szCs w:val="28"/>
          <w:lang w:val="en-US"/>
        </w:rPr>
      </w:pPr>
    </w:p>
    <w:p w14:paraId="32ED3579" w14:textId="77777777" w:rsidR="003F60DE" w:rsidRDefault="003F60DE" w:rsidP="003F60DE">
      <w:pPr>
        <w:pStyle w:val="ListParagraph"/>
        <w:rPr>
          <w:ins w:id="1730" w:author="Prakash Singh Kshatreeya" w:date="2026-03-22T12:24:00Z"/>
          <w:sz w:val="28"/>
          <w:szCs w:val="28"/>
          <w:lang w:val="en-US"/>
        </w:rPr>
      </w:pPr>
      <w:ins w:id="1731" w:author="Prakash Singh Kshatreeya" w:date="2026-03-22T12:24:00Z">
        <w:r>
          <w:rPr>
            <w:sz w:val="28"/>
            <w:szCs w:val="28"/>
            <w:lang w:val="en-US"/>
          </w:rPr>
          <w:t>Class User:</w:t>
        </w:r>
      </w:ins>
    </w:p>
    <w:p w14:paraId="512935FA" w14:textId="4C7FC456" w:rsidR="003F60DE" w:rsidRDefault="003F60DE" w:rsidP="003F60DE">
      <w:pPr>
        <w:pStyle w:val="ListParagraph"/>
        <w:rPr>
          <w:ins w:id="1732" w:author="Prakash Singh Kshatreeya" w:date="2026-03-22T12:24:00Z"/>
          <w:sz w:val="28"/>
          <w:szCs w:val="28"/>
          <w:lang w:val="en-US"/>
        </w:rPr>
      </w:pPr>
      <w:ins w:id="1733" w:author="Prakash Singh Kshatreeya" w:date="2026-03-22T12:24:00Z">
        <w:r>
          <w:rPr>
            <w:sz w:val="28"/>
            <w:szCs w:val="28"/>
            <w:lang w:val="en-US"/>
          </w:rPr>
          <w:tab/>
        </w:r>
      </w:ins>
      <w:ins w:id="1734" w:author="Prakash Singh Kshatreeya" w:date="2026-03-22T12:25:00Z">
        <w:r>
          <w:rPr>
            <w:sz w:val="28"/>
            <w:szCs w:val="28"/>
            <w:lang w:val="en-US"/>
          </w:rPr>
          <w:t>d</w:t>
        </w:r>
      </w:ins>
      <w:ins w:id="1735" w:author="Prakash Singh Kshatreeya" w:date="2026-03-22T12:24:00Z">
        <w:r>
          <w:rPr>
            <w:sz w:val="28"/>
            <w:szCs w:val="28"/>
            <w:lang w:val="en-US"/>
          </w:rPr>
          <w:t>ef __</w:t>
        </w:r>
        <w:proofErr w:type="spellStart"/>
        <w:r>
          <w:rPr>
            <w:sz w:val="28"/>
            <w:szCs w:val="28"/>
            <w:lang w:val="en-US"/>
          </w:rPr>
          <w:t>init</w:t>
        </w:r>
        <w:proofErr w:type="spellEnd"/>
        <w:r>
          <w:rPr>
            <w:sz w:val="28"/>
            <w:szCs w:val="28"/>
            <w:lang w:val="en-US"/>
          </w:rPr>
          <w:t>_</w:t>
        </w:r>
        <w:proofErr w:type="gramStart"/>
        <w:r>
          <w:rPr>
            <w:sz w:val="28"/>
            <w:szCs w:val="28"/>
            <w:lang w:val="en-US"/>
          </w:rPr>
          <w:t>_(</w:t>
        </w:r>
        <w:proofErr w:type="gramEnd"/>
        <w:r>
          <w:rPr>
            <w:sz w:val="28"/>
            <w:szCs w:val="28"/>
            <w:lang w:val="en-US"/>
          </w:rPr>
          <w:t xml:space="preserve">self, </w:t>
        </w:r>
        <w:proofErr w:type="spellStart"/>
        <w:r>
          <w:rPr>
            <w:sz w:val="28"/>
            <w:szCs w:val="28"/>
            <w:lang w:val="en-US"/>
          </w:rPr>
          <w:t>first,last,age</w:t>
        </w:r>
        <w:proofErr w:type="spellEnd"/>
        <w:r>
          <w:rPr>
            <w:sz w:val="28"/>
            <w:szCs w:val="28"/>
            <w:lang w:val="en-US"/>
          </w:rPr>
          <w:t>):</w:t>
        </w:r>
      </w:ins>
    </w:p>
    <w:p w14:paraId="35089B8D" w14:textId="77777777" w:rsidR="003F60DE" w:rsidRDefault="003F60DE" w:rsidP="003F60DE">
      <w:pPr>
        <w:pStyle w:val="ListParagraph"/>
        <w:rPr>
          <w:ins w:id="1736" w:author="Prakash Singh Kshatreeya" w:date="2026-03-22T12:24:00Z"/>
          <w:sz w:val="28"/>
          <w:szCs w:val="28"/>
          <w:lang w:val="en-US"/>
        </w:rPr>
      </w:pPr>
      <w:ins w:id="1737" w:author="Prakash Singh Kshatreeya" w:date="2026-03-22T12:24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</w:r>
        <w:proofErr w:type="spellStart"/>
        <w:proofErr w:type="gramStart"/>
        <w:r>
          <w:rPr>
            <w:sz w:val="28"/>
            <w:szCs w:val="28"/>
            <w:lang w:val="en-US"/>
          </w:rPr>
          <w:t>self.first</w:t>
        </w:r>
        <w:proofErr w:type="gramEnd"/>
        <w:r>
          <w:rPr>
            <w:sz w:val="28"/>
            <w:szCs w:val="28"/>
            <w:lang w:val="en-US"/>
          </w:rPr>
          <w:t>_name</w:t>
        </w:r>
        <w:proofErr w:type="spellEnd"/>
        <w:r>
          <w:rPr>
            <w:sz w:val="28"/>
            <w:szCs w:val="28"/>
            <w:lang w:val="en-US"/>
          </w:rPr>
          <w:t xml:space="preserve"> = first</w:t>
        </w:r>
      </w:ins>
    </w:p>
    <w:p w14:paraId="264440FF" w14:textId="77777777" w:rsidR="003F60DE" w:rsidRDefault="003F60DE" w:rsidP="003F60DE">
      <w:pPr>
        <w:pStyle w:val="ListParagraph"/>
        <w:rPr>
          <w:ins w:id="1738" w:author="Prakash Singh Kshatreeya" w:date="2026-03-22T12:24:00Z"/>
          <w:sz w:val="28"/>
          <w:szCs w:val="28"/>
          <w:lang w:val="en-US"/>
        </w:rPr>
      </w:pPr>
      <w:ins w:id="1739" w:author="Prakash Singh Kshatreeya" w:date="2026-03-22T12:24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</w:r>
        <w:proofErr w:type="spellStart"/>
        <w:proofErr w:type="gramStart"/>
        <w:r>
          <w:rPr>
            <w:sz w:val="28"/>
            <w:szCs w:val="28"/>
            <w:lang w:val="en-US"/>
          </w:rPr>
          <w:t>self.last</w:t>
        </w:r>
        <w:proofErr w:type="gramEnd"/>
        <w:r>
          <w:rPr>
            <w:sz w:val="28"/>
            <w:szCs w:val="28"/>
            <w:lang w:val="en-US"/>
          </w:rPr>
          <w:t>_name</w:t>
        </w:r>
        <w:proofErr w:type="spellEnd"/>
        <w:r>
          <w:rPr>
            <w:sz w:val="28"/>
            <w:szCs w:val="28"/>
            <w:lang w:val="en-US"/>
          </w:rPr>
          <w:t xml:space="preserve"> = last</w:t>
        </w:r>
      </w:ins>
    </w:p>
    <w:p w14:paraId="5B7FF3B5" w14:textId="47D7E4A9" w:rsidR="003F60DE" w:rsidRDefault="003F60DE" w:rsidP="003F60DE">
      <w:pPr>
        <w:pStyle w:val="ListParagraph"/>
        <w:rPr>
          <w:ins w:id="1740" w:author="Prakash Singh Kshatreeya" w:date="2026-03-22T12:25:00Z"/>
          <w:sz w:val="28"/>
          <w:szCs w:val="28"/>
          <w:lang w:val="en-US"/>
        </w:rPr>
      </w:pPr>
      <w:ins w:id="1741" w:author="Prakash Singh Kshatreeya" w:date="2026-03-22T12:24:00Z">
        <w:r>
          <w:rPr>
            <w:b/>
            <w:bCs/>
            <w:sz w:val="28"/>
            <w:szCs w:val="28"/>
            <w:lang w:val="en-US"/>
          </w:rPr>
          <w:tab/>
        </w:r>
      </w:ins>
      <w:ins w:id="1742" w:author="Prakash Singh Kshatreeya" w:date="2026-03-22T12:25:00Z">
        <w:r>
          <w:rPr>
            <w:sz w:val="28"/>
            <w:szCs w:val="28"/>
            <w:lang w:val="en-US"/>
          </w:rPr>
          <w:t xml:space="preserve">def </w:t>
        </w:r>
        <w:proofErr w:type="spellStart"/>
        <w:r>
          <w:rPr>
            <w:sz w:val="28"/>
            <w:szCs w:val="28"/>
            <w:lang w:val="en-US"/>
          </w:rPr>
          <w:t>full_name</w:t>
        </w:r>
        <w:proofErr w:type="spellEnd"/>
        <w:r>
          <w:rPr>
            <w:sz w:val="28"/>
            <w:szCs w:val="28"/>
            <w:lang w:val="en-US"/>
          </w:rPr>
          <w:t>(self):</w:t>
        </w:r>
      </w:ins>
    </w:p>
    <w:p w14:paraId="0F6AF2B4" w14:textId="221D9B4E" w:rsidR="003F60DE" w:rsidRDefault="003F60DE" w:rsidP="003F60DE">
      <w:pPr>
        <w:pStyle w:val="ListParagraph"/>
        <w:rPr>
          <w:ins w:id="1743" w:author="Prakash Singh Kshatreeya" w:date="2026-03-22T12:26:00Z"/>
          <w:sz w:val="28"/>
          <w:szCs w:val="28"/>
          <w:lang w:val="en-US"/>
        </w:rPr>
      </w:pPr>
      <w:ins w:id="1744" w:author="Prakash Singh Kshatreeya" w:date="2026-03-22T12:25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  <w:t>return f’{</w:t>
        </w:r>
        <w:proofErr w:type="spellStart"/>
        <w:proofErr w:type="gramStart"/>
        <w:r>
          <w:rPr>
            <w:sz w:val="28"/>
            <w:szCs w:val="28"/>
            <w:lang w:val="en-US"/>
          </w:rPr>
          <w:t>self.first</w:t>
        </w:r>
        <w:proofErr w:type="spellEnd"/>
        <w:proofErr w:type="gramEnd"/>
        <w:r>
          <w:rPr>
            <w:sz w:val="28"/>
            <w:szCs w:val="28"/>
            <w:lang w:val="en-US"/>
          </w:rPr>
          <w:t>} {</w:t>
        </w:r>
        <w:proofErr w:type="spellStart"/>
        <w:r>
          <w:rPr>
            <w:sz w:val="28"/>
            <w:szCs w:val="28"/>
            <w:lang w:val="en-US"/>
          </w:rPr>
          <w:t>self.last</w:t>
        </w:r>
        <w:proofErr w:type="spellEnd"/>
        <w:r>
          <w:rPr>
            <w:sz w:val="28"/>
            <w:szCs w:val="28"/>
            <w:lang w:val="en-US"/>
          </w:rPr>
          <w:t>}’</w:t>
        </w:r>
      </w:ins>
    </w:p>
    <w:p w14:paraId="41BA915B" w14:textId="7EBA169B" w:rsidR="003F60DE" w:rsidRDefault="003F60DE" w:rsidP="003F60DE">
      <w:pPr>
        <w:pStyle w:val="ListParagraph"/>
        <w:rPr>
          <w:ins w:id="1745" w:author="Prakash Singh Kshatreeya" w:date="2026-03-22T12:26:00Z"/>
          <w:sz w:val="28"/>
          <w:szCs w:val="28"/>
          <w:lang w:val="en-US"/>
        </w:rPr>
      </w:pPr>
      <w:ins w:id="1746" w:author="Prakash Singh Kshatreeya" w:date="2026-03-22T12:26:00Z">
        <w:r>
          <w:rPr>
            <w:sz w:val="28"/>
            <w:szCs w:val="28"/>
            <w:lang w:val="en-US"/>
          </w:rPr>
          <w:tab/>
          <w:t>def likes(</w:t>
        </w:r>
        <w:proofErr w:type="spellStart"/>
        <w:proofErr w:type="gramStart"/>
        <w:r>
          <w:rPr>
            <w:sz w:val="28"/>
            <w:szCs w:val="28"/>
            <w:lang w:val="en-US"/>
          </w:rPr>
          <w:t>self,thing</w:t>
        </w:r>
        <w:proofErr w:type="spellEnd"/>
        <w:proofErr w:type="gramEnd"/>
        <w:r>
          <w:rPr>
            <w:sz w:val="28"/>
            <w:szCs w:val="28"/>
            <w:lang w:val="en-US"/>
          </w:rPr>
          <w:t>):</w:t>
        </w:r>
      </w:ins>
    </w:p>
    <w:p w14:paraId="443665F0" w14:textId="21C79D0C" w:rsidR="003F60DE" w:rsidRDefault="003F60DE" w:rsidP="003F60DE">
      <w:pPr>
        <w:pStyle w:val="ListParagraph"/>
        <w:rPr>
          <w:ins w:id="1747" w:author="Prakash Singh Kshatreeya" w:date="2026-03-22T12:26:00Z"/>
          <w:sz w:val="28"/>
          <w:szCs w:val="28"/>
          <w:lang w:val="en-US"/>
        </w:rPr>
      </w:pPr>
      <w:ins w:id="1748" w:author="Prakash Singh Kshatreeya" w:date="2026-03-22T12:26:00Z">
        <w:r>
          <w:rPr>
            <w:sz w:val="28"/>
            <w:szCs w:val="28"/>
            <w:lang w:val="en-US"/>
          </w:rPr>
          <w:tab/>
        </w:r>
        <w:r>
          <w:rPr>
            <w:sz w:val="28"/>
            <w:szCs w:val="28"/>
            <w:lang w:val="en-US"/>
          </w:rPr>
          <w:tab/>
          <w:t>return f’{</w:t>
        </w:r>
        <w:proofErr w:type="spellStart"/>
        <w:proofErr w:type="gramStart"/>
        <w:r>
          <w:rPr>
            <w:sz w:val="28"/>
            <w:szCs w:val="28"/>
            <w:lang w:val="en-US"/>
          </w:rPr>
          <w:t>self.first</w:t>
        </w:r>
        <w:proofErr w:type="spellEnd"/>
        <w:proofErr w:type="gramEnd"/>
        <w:r>
          <w:rPr>
            <w:sz w:val="28"/>
            <w:szCs w:val="28"/>
            <w:lang w:val="en-US"/>
          </w:rPr>
          <w:t>} likes {thing}’</w:t>
        </w:r>
      </w:ins>
    </w:p>
    <w:p w14:paraId="0EDF2F2C" w14:textId="68634C4D" w:rsidR="003F60DE" w:rsidRDefault="003F60DE" w:rsidP="003F60DE">
      <w:pPr>
        <w:pStyle w:val="ListParagraph"/>
        <w:rPr>
          <w:ins w:id="1749" w:author="Prakash Singh Kshatreeya" w:date="2026-03-22T12:27:00Z"/>
          <w:sz w:val="28"/>
          <w:szCs w:val="28"/>
          <w:lang w:val="en-US"/>
        </w:rPr>
      </w:pPr>
      <w:ins w:id="1750" w:author="Prakash Singh Kshatreeya" w:date="2026-03-22T12:26:00Z">
        <w:r>
          <w:rPr>
            <w:sz w:val="28"/>
            <w:szCs w:val="28"/>
            <w:lang w:val="en-US"/>
          </w:rPr>
          <w:t>us</w:t>
        </w:r>
      </w:ins>
      <w:ins w:id="1751" w:author="Prakash Singh Kshatreeya" w:date="2026-03-22T12:27:00Z">
        <w:r>
          <w:rPr>
            <w:sz w:val="28"/>
            <w:szCs w:val="28"/>
            <w:lang w:val="en-US"/>
          </w:rPr>
          <w:t>er1 = User(‘jack’,’</w:t>
        </w:r>
        <w:proofErr w:type="spellStart"/>
        <w:r>
          <w:rPr>
            <w:sz w:val="28"/>
            <w:szCs w:val="28"/>
            <w:lang w:val="en-US"/>
          </w:rPr>
          <w:t>Shaphard</w:t>
        </w:r>
        <w:proofErr w:type="spellEnd"/>
        <w:r>
          <w:rPr>
            <w:sz w:val="28"/>
            <w:szCs w:val="28"/>
            <w:lang w:val="en-US"/>
          </w:rPr>
          <w:t>’)</w:t>
        </w:r>
      </w:ins>
    </w:p>
    <w:p w14:paraId="350A4DFA" w14:textId="10D84756" w:rsidR="003F60DE" w:rsidRDefault="003F60DE" w:rsidP="003F60DE">
      <w:pPr>
        <w:pStyle w:val="ListParagraph"/>
        <w:rPr>
          <w:ins w:id="1752" w:author="Prakash Singh Kshatreeya" w:date="2026-03-22T12:27:00Z"/>
          <w:sz w:val="28"/>
          <w:szCs w:val="28"/>
          <w:lang w:val="en-US"/>
        </w:rPr>
      </w:pPr>
      <w:ins w:id="1753" w:author="Prakash Singh Kshatreeya" w:date="2026-03-22T12:27:00Z">
        <w:r>
          <w:rPr>
            <w:sz w:val="28"/>
            <w:szCs w:val="28"/>
            <w:lang w:val="en-US"/>
          </w:rPr>
          <w:t xml:space="preserve">user1.fullname() #’jack </w:t>
        </w:r>
        <w:proofErr w:type="spellStart"/>
        <w:r>
          <w:rPr>
            <w:sz w:val="28"/>
            <w:szCs w:val="28"/>
            <w:lang w:val="en-US"/>
          </w:rPr>
          <w:t>shaphard</w:t>
        </w:r>
        <w:proofErr w:type="spellEnd"/>
        <w:r>
          <w:rPr>
            <w:sz w:val="28"/>
            <w:szCs w:val="28"/>
            <w:lang w:val="en-US"/>
          </w:rPr>
          <w:t>’</w:t>
        </w:r>
      </w:ins>
    </w:p>
    <w:p w14:paraId="26A62EA4" w14:textId="6753AB9A" w:rsidR="003F60DE" w:rsidRDefault="003F60DE" w:rsidP="003F60DE">
      <w:pPr>
        <w:pStyle w:val="ListParagraph"/>
        <w:rPr>
          <w:ins w:id="1754" w:author="Prakash Singh Kshatreeya" w:date="2026-03-22T12:28:00Z"/>
          <w:sz w:val="28"/>
          <w:szCs w:val="28"/>
          <w:lang w:val="en-US"/>
        </w:rPr>
      </w:pPr>
      <w:ins w:id="1755" w:author="Prakash Singh Kshatreeya" w:date="2026-03-22T12:27:00Z">
        <w:r>
          <w:rPr>
            <w:sz w:val="28"/>
            <w:szCs w:val="28"/>
            <w:lang w:val="en-US"/>
          </w:rPr>
          <w:t>user1.likes(‘p</w:t>
        </w:r>
      </w:ins>
      <w:ins w:id="1756" w:author="Prakash Singh Kshatreeya" w:date="2026-03-22T12:28:00Z">
        <w:r>
          <w:rPr>
            <w:sz w:val="28"/>
            <w:szCs w:val="28"/>
            <w:lang w:val="en-US"/>
          </w:rPr>
          <w:t>ython’) # ‘jack likes python</w:t>
        </w:r>
      </w:ins>
    </w:p>
    <w:p w14:paraId="01A946FC" w14:textId="77777777" w:rsidR="003F60DE" w:rsidRDefault="003F60DE" w:rsidP="003F60DE">
      <w:pPr>
        <w:rPr>
          <w:ins w:id="1757" w:author="Prakash Singh Kshatreeya" w:date="2026-03-22T12:28:00Z"/>
          <w:sz w:val="28"/>
          <w:szCs w:val="28"/>
          <w:lang w:val="en-US"/>
        </w:rPr>
      </w:pPr>
    </w:p>
    <w:p w14:paraId="59EDF724" w14:textId="77777777" w:rsidR="003F60DE" w:rsidRDefault="003F60DE">
      <w:pPr>
        <w:rPr>
          <w:ins w:id="1758" w:author="Prakash Singh Kshatreeya" w:date="2026-04-12T09:39:00Z"/>
          <w:sz w:val="28"/>
          <w:szCs w:val="28"/>
          <w:lang w:val="en-US"/>
        </w:rPr>
      </w:pPr>
    </w:p>
    <w:p w14:paraId="754F18CC" w14:textId="77777777" w:rsidR="002C4548" w:rsidRDefault="002C4548">
      <w:pPr>
        <w:rPr>
          <w:ins w:id="1759" w:author="Prakash Singh Kshatreeya" w:date="2026-04-12T09:39:00Z"/>
          <w:sz w:val="28"/>
          <w:szCs w:val="28"/>
          <w:lang w:val="en-US"/>
        </w:rPr>
      </w:pPr>
    </w:p>
    <w:p w14:paraId="4BAC9A9C" w14:textId="77777777" w:rsidR="002C4548" w:rsidRDefault="002C4548">
      <w:pPr>
        <w:rPr>
          <w:ins w:id="1760" w:author="Prakash Singh Kshatreeya" w:date="2026-04-12T09:39:00Z"/>
          <w:sz w:val="28"/>
          <w:szCs w:val="28"/>
          <w:lang w:val="en-US"/>
        </w:rPr>
      </w:pPr>
    </w:p>
    <w:p w14:paraId="16E11007" w14:textId="77777777" w:rsidR="002C4548" w:rsidRDefault="002C4548">
      <w:pPr>
        <w:rPr>
          <w:ins w:id="1761" w:author="Prakash Singh Kshatreeya" w:date="2026-04-12T09:39:00Z"/>
          <w:sz w:val="28"/>
          <w:szCs w:val="28"/>
          <w:lang w:val="en-US"/>
        </w:rPr>
      </w:pPr>
    </w:p>
    <w:p w14:paraId="05ADA3CC" w14:textId="77777777" w:rsidR="002C4548" w:rsidRDefault="002C4548">
      <w:pPr>
        <w:rPr>
          <w:ins w:id="1762" w:author="Prakash Singh Kshatreeya" w:date="2026-04-12T09:39:00Z"/>
          <w:sz w:val="28"/>
          <w:szCs w:val="28"/>
          <w:lang w:val="en-US"/>
        </w:rPr>
      </w:pPr>
    </w:p>
    <w:p w14:paraId="70766FE7" w14:textId="77777777" w:rsidR="002C4548" w:rsidRDefault="002C4548">
      <w:pPr>
        <w:rPr>
          <w:ins w:id="1763" w:author="Prakash Singh Kshatreeya" w:date="2026-04-12T09:39:00Z"/>
          <w:sz w:val="28"/>
          <w:szCs w:val="28"/>
          <w:lang w:val="en-US"/>
        </w:rPr>
      </w:pPr>
    </w:p>
    <w:p w14:paraId="07825972" w14:textId="77777777" w:rsidR="002C4548" w:rsidRDefault="002C4548">
      <w:pPr>
        <w:rPr>
          <w:ins w:id="1764" w:author="Prakash Singh Kshatreeya" w:date="2026-04-12T09:39:00Z"/>
          <w:sz w:val="28"/>
          <w:szCs w:val="28"/>
          <w:lang w:val="en-US"/>
        </w:rPr>
      </w:pPr>
    </w:p>
    <w:p w14:paraId="7A6C6011" w14:textId="77777777" w:rsidR="002C4548" w:rsidRDefault="002C4548">
      <w:pPr>
        <w:rPr>
          <w:ins w:id="1765" w:author="Prakash Singh Kshatreeya" w:date="2026-04-12T09:39:00Z"/>
          <w:sz w:val="28"/>
          <w:szCs w:val="28"/>
          <w:lang w:val="en-US"/>
        </w:rPr>
      </w:pPr>
    </w:p>
    <w:p w14:paraId="5B3FD63A" w14:textId="77777777" w:rsidR="002C4548" w:rsidRDefault="002C4548">
      <w:pPr>
        <w:rPr>
          <w:ins w:id="1766" w:author="Prakash Singh Kshatreeya" w:date="2026-04-12T09:39:00Z"/>
          <w:sz w:val="28"/>
          <w:szCs w:val="28"/>
          <w:lang w:val="en-US"/>
        </w:rPr>
      </w:pPr>
    </w:p>
    <w:p w14:paraId="49A3996C" w14:textId="77777777" w:rsidR="002C4548" w:rsidRDefault="002C4548">
      <w:pPr>
        <w:rPr>
          <w:ins w:id="1767" w:author="Prakash Singh Kshatreeya" w:date="2026-04-12T09:39:00Z"/>
          <w:sz w:val="28"/>
          <w:szCs w:val="28"/>
          <w:lang w:val="en-US"/>
        </w:rPr>
      </w:pPr>
    </w:p>
    <w:p w14:paraId="71C3039E" w14:textId="77777777" w:rsidR="002C4548" w:rsidRDefault="002C4548">
      <w:pPr>
        <w:rPr>
          <w:ins w:id="1768" w:author="Prakash Singh Kshatreeya" w:date="2026-04-12T09:39:00Z"/>
          <w:sz w:val="28"/>
          <w:szCs w:val="28"/>
          <w:lang w:val="en-US"/>
        </w:rPr>
      </w:pPr>
    </w:p>
    <w:p w14:paraId="4460C7E6" w14:textId="5134FB8A" w:rsidR="002C4548" w:rsidRDefault="002C4548">
      <w:pPr>
        <w:rPr>
          <w:ins w:id="1769" w:author="Prakash Singh Kshatreeya" w:date="2026-04-12T09:40:00Z"/>
          <w:sz w:val="28"/>
          <w:szCs w:val="28"/>
          <w:lang w:val="en-US"/>
        </w:rPr>
      </w:pPr>
      <w:ins w:id="1770" w:author="Prakash Singh Kshatreeya" w:date="2026-04-12T09:40:00Z">
        <w:r>
          <w:rPr>
            <w:sz w:val="28"/>
            <w:szCs w:val="28"/>
            <w:lang w:val="en-US"/>
          </w:rPr>
          <w:lastRenderedPageBreak/>
          <w:t>HIGHER ORDER FUNCITON</w:t>
        </w:r>
      </w:ins>
    </w:p>
    <w:p w14:paraId="69A9CE64" w14:textId="756FCA47" w:rsidR="002C4548" w:rsidRDefault="002C4548" w:rsidP="002C4548">
      <w:pPr>
        <w:pStyle w:val="ListParagraph"/>
        <w:numPr>
          <w:ilvl w:val="0"/>
          <w:numId w:val="1"/>
        </w:numPr>
        <w:rPr>
          <w:ins w:id="1771" w:author="Prakash Singh Kshatreeya" w:date="2026-04-12T10:02:00Z"/>
          <w:sz w:val="28"/>
          <w:szCs w:val="28"/>
          <w:lang w:val="en-US"/>
        </w:rPr>
      </w:pPr>
      <w:ins w:id="1772" w:author="Prakash Singh Kshatreeya" w:date="2026-04-12T09:40:00Z">
        <w:r>
          <w:rPr>
            <w:sz w:val="28"/>
            <w:szCs w:val="28"/>
            <w:lang w:val="en-US"/>
          </w:rPr>
          <w:t>A higher order function is just a function that either returns a function or accepts a function (one or more) as an argument.</w:t>
        </w:r>
      </w:ins>
    </w:p>
    <w:p w14:paraId="5A815F27" w14:textId="1B1280E2" w:rsidR="00D765F5" w:rsidRDefault="00D765F5" w:rsidP="002C4548">
      <w:pPr>
        <w:pStyle w:val="ListParagraph"/>
        <w:numPr>
          <w:ilvl w:val="0"/>
          <w:numId w:val="1"/>
        </w:numPr>
        <w:rPr>
          <w:ins w:id="1773" w:author="Prakash Singh Kshatreeya" w:date="2026-04-12T09:46:00Z"/>
          <w:sz w:val="28"/>
          <w:szCs w:val="28"/>
          <w:lang w:val="en-US"/>
        </w:rPr>
      </w:pPr>
      <w:ins w:id="1774" w:author="Prakash Singh Kshatreeya" w:date="2026-04-12T10:02:00Z">
        <w:r>
          <w:rPr>
            <w:sz w:val="28"/>
            <w:szCs w:val="28"/>
            <w:lang w:val="en-US"/>
          </w:rPr>
          <w:t>Function as return values</w:t>
        </w:r>
      </w:ins>
    </w:p>
    <w:p w14:paraId="0E4FD22B" w14:textId="10062734" w:rsidR="002C4548" w:rsidRDefault="002C4548" w:rsidP="002C4548">
      <w:pPr>
        <w:rPr>
          <w:ins w:id="1775" w:author="Prakash Singh Kshatreeya" w:date="2026-04-12T09:50:00Z"/>
          <w:sz w:val="28"/>
          <w:szCs w:val="28"/>
          <w:lang w:val="en-US"/>
        </w:rPr>
      </w:pPr>
      <w:ins w:id="1776" w:author="Prakash Singh Kshatreeya" w:date="2026-04-12T09:50:00Z">
        <w:r>
          <w:rPr>
            <w:sz w:val="28"/>
            <w:szCs w:val="28"/>
            <w:lang w:val="en-US"/>
          </w:rPr>
          <w:t>NESTED FUNCTIONS:</w:t>
        </w:r>
      </w:ins>
    </w:p>
    <w:p w14:paraId="22EF0436" w14:textId="68DCDFDB" w:rsidR="002C4548" w:rsidRDefault="002C4548" w:rsidP="002C4548">
      <w:pPr>
        <w:pStyle w:val="ListParagraph"/>
        <w:numPr>
          <w:ilvl w:val="0"/>
          <w:numId w:val="1"/>
        </w:numPr>
        <w:rPr>
          <w:ins w:id="1777" w:author="Prakash Singh Kshatreeya" w:date="2026-04-12T09:50:00Z"/>
          <w:sz w:val="28"/>
          <w:szCs w:val="28"/>
          <w:lang w:val="en-US"/>
        </w:rPr>
      </w:pPr>
      <w:ins w:id="1778" w:author="Prakash Singh Kshatreeya" w:date="2026-04-12T09:50:00Z">
        <w:r>
          <w:rPr>
            <w:sz w:val="28"/>
            <w:szCs w:val="28"/>
            <w:lang w:val="en-US"/>
          </w:rPr>
          <w:t>A function n</w:t>
        </w:r>
        <w:r w:rsidR="006840D4">
          <w:rPr>
            <w:sz w:val="28"/>
            <w:szCs w:val="28"/>
            <w:lang w:val="en-US"/>
          </w:rPr>
          <w:t>ested inside another function.</w:t>
        </w:r>
      </w:ins>
    </w:p>
    <w:p w14:paraId="3451D65B" w14:textId="0E057A85" w:rsidR="006840D4" w:rsidRDefault="006840D4" w:rsidP="002C4548">
      <w:pPr>
        <w:pStyle w:val="ListParagraph"/>
        <w:numPr>
          <w:ilvl w:val="0"/>
          <w:numId w:val="1"/>
        </w:numPr>
        <w:rPr>
          <w:ins w:id="1779" w:author="Prakash Singh Kshatreeya" w:date="2026-04-12T10:20:00Z"/>
          <w:sz w:val="28"/>
          <w:szCs w:val="28"/>
          <w:lang w:val="en-US"/>
        </w:rPr>
      </w:pPr>
      <w:ins w:id="1780" w:author="Prakash Singh Kshatreeya" w:date="2026-04-12T09:50:00Z">
        <w:r>
          <w:rPr>
            <w:sz w:val="28"/>
            <w:szCs w:val="28"/>
            <w:lang w:val="en-US"/>
          </w:rPr>
          <w:t xml:space="preserve">We are not retuning a function here but instead returning </w:t>
        </w:r>
      </w:ins>
      <w:ins w:id="1781" w:author="Prakash Singh Kshatreeya" w:date="2026-04-12T09:51:00Z">
        <w:r>
          <w:rPr>
            <w:sz w:val="28"/>
            <w:szCs w:val="28"/>
            <w:lang w:val="en-US"/>
          </w:rPr>
          <w:t>the result of the function combined with another value</w:t>
        </w:r>
      </w:ins>
    </w:p>
    <w:p w14:paraId="48F53D06" w14:textId="77777777" w:rsidR="008A63A2" w:rsidRDefault="008A63A2" w:rsidP="008A63A2">
      <w:pPr>
        <w:rPr>
          <w:ins w:id="1782" w:author="Prakash Singh Kshatreeya" w:date="2026-04-12T10:20:00Z"/>
          <w:sz w:val="28"/>
          <w:szCs w:val="28"/>
          <w:lang w:val="en-US"/>
        </w:rPr>
      </w:pPr>
    </w:p>
    <w:p w14:paraId="6621DD98" w14:textId="2FECF9A3" w:rsidR="005C3A22" w:rsidRDefault="005C3A22" w:rsidP="008A63A2">
      <w:pPr>
        <w:rPr>
          <w:ins w:id="1783" w:author="Prakash Singh Kshatreeya" w:date="2026-04-12T10:20:00Z"/>
          <w:sz w:val="28"/>
          <w:szCs w:val="28"/>
          <w:lang w:val="en-US"/>
        </w:rPr>
      </w:pPr>
      <w:ins w:id="1784" w:author="Prakash Singh Kshatreeya" w:date="2026-04-12T10:20:00Z">
        <w:r>
          <w:rPr>
            <w:sz w:val="28"/>
            <w:szCs w:val="28"/>
            <w:lang w:val="en-US"/>
          </w:rPr>
          <w:t>WHAT ARE DECORATORS?</w:t>
        </w:r>
      </w:ins>
    </w:p>
    <w:p w14:paraId="3BF62C78" w14:textId="7FBFDEB5" w:rsidR="005C3A22" w:rsidRDefault="005C3A22" w:rsidP="005C3A22">
      <w:pPr>
        <w:pStyle w:val="ListParagraph"/>
        <w:numPr>
          <w:ilvl w:val="0"/>
          <w:numId w:val="1"/>
        </w:numPr>
        <w:rPr>
          <w:ins w:id="1785" w:author="Prakash Singh Kshatreeya" w:date="2026-04-12T10:21:00Z"/>
          <w:sz w:val="28"/>
          <w:szCs w:val="28"/>
          <w:lang w:val="en-US"/>
        </w:rPr>
      </w:pPr>
      <w:ins w:id="1786" w:author="Prakash Singh Kshatreeya" w:date="2026-04-12T10:20:00Z">
        <w:r>
          <w:rPr>
            <w:sz w:val="28"/>
            <w:szCs w:val="28"/>
            <w:lang w:val="en-US"/>
          </w:rPr>
          <w:t>Decorators are functi</w:t>
        </w:r>
      </w:ins>
      <w:ins w:id="1787" w:author="Prakash Singh Kshatreeya" w:date="2026-04-12T10:21:00Z">
        <w:r>
          <w:rPr>
            <w:sz w:val="28"/>
            <w:szCs w:val="28"/>
            <w:lang w:val="en-US"/>
          </w:rPr>
          <w:t>ons, more specifically higher order functions</w:t>
        </w:r>
      </w:ins>
    </w:p>
    <w:p w14:paraId="7F689BAD" w14:textId="6222D689" w:rsidR="005C3A22" w:rsidRDefault="005C3A22" w:rsidP="005C3A22">
      <w:pPr>
        <w:pStyle w:val="ListParagraph"/>
        <w:numPr>
          <w:ilvl w:val="0"/>
          <w:numId w:val="1"/>
        </w:numPr>
        <w:rPr>
          <w:ins w:id="1788" w:author="Prakash Singh Kshatreeya" w:date="2026-04-12T10:21:00Z"/>
          <w:sz w:val="28"/>
          <w:szCs w:val="28"/>
          <w:lang w:val="en-US"/>
        </w:rPr>
      </w:pPr>
      <w:ins w:id="1789" w:author="Prakash Singh Kshatreeya" w:date="2026-04-12T10:21:00Z">
        <w:r>
          <w:rPr>
            <w:sz w:val="28"/>
            <w:szCs w:val="28"/>
            <w:lang w:val="en-US"/>
          </w:rPr>
          <w:t>They wrap other functions and enhance/modify their behavior</w:t>
        </w:r>
      </w:ins>
    </w:p>
    <w:p w14:paraId="744E117C" w14:textId="38CE596F" w:rsidR="005C3A22" w:rsidRDefault="005C3A22" w:rsidP="005C3A22">
      <w:pPr>
        <w:pStyle w:val="ListParagraph"/>
        <w:numPr>
          <w:ilvl w:val="0"/>
          <w:numId w:val="1"/>
        </w:numPr>
        <w:rPr>
          <w:ins w:id="1790" w:author="Prakash Singh Kshatreeya" w:date="2026-04-12T10:22:00Z"/>
          <w:sz w:val="28"/>
          <w:szCs w:val="28"/>
          <w:lang w:val="en-US"/>
        </w:rPr>
      </w:pPr>
      <w:ins w:id="1791" w:author="Prakash Singh Kshatreeya" w:date="2026-04-12T10:21:00Z">
        <w:r>
          <w:rPr>
            <w:sz w:val="28"/>
            <w:szCs w:val="28"/>
            <w:lang w:val="en-US"/>
          </w:rPr>
          <w:t xml:space="preserve">Decorators </w:t>
        </w:r>
      </w:ins>
      <w:ins w:id="1792" w:author="Prakash Singh Kshatreeya" w:date="2026-04-12T10:22:00Z">
        <w:r>
          <w:rPr>
            <w:sz w:val="28"/>
            <w:szCs w:val="28"/>
            <w:lang w:val="en-US"/>
          </w:rPr>
          <w:t>have their own syntax, using “@” symbol (syntactic sugar)</w:t>
        </w:r>
      </w:ins>
    </w:p>
    <w:p w14:paraId="010BF56C" w14:textId="63E256DA" w:rsidR="005C3A22" w:rsidRDefault="005C3A22" w:rsidP="005C3A22">
      <w:pPr>
        <w:pStyle w:val="ListParagraph"/>
        <w:numPr>
          <w:ilvl w:val="0"/>
          <w:numId w:val="1"/>
        </w:numPr>
        <w:rPr>
          <w:ins w:id="1793" w:author="Prakash Singh Kshatreeya" w:date="2026-04-12T10:23:00Z"/>
          <w:sz w:val="28"/>
          <w:szCs w:val="28"/>
          <w:lang w:val="en-US"/>
        </w:rPr>
      </w:pPr>
      <w:proofErr w:type="gramStart"/>
      <w:ins w:id="1794" w:author="Prakash Singh Kshatreeya" w:date="2026-04-12T10:22:00Z">
        <w:r>
          <w:rPr>
            <w:sz w:val="28"/>
            <w:szCs w:val="28"/>
            <w:lang w:val="en-US"/>
          </w:rPr>
          <w:t>So</w:t>
        </w:r>
        <w:proofErr w:type="gramEnd"/>
        <w:r>
          <w:rPr>
            <w:sz w:val="28"/>
            <w:szCs w:val="28"/>
            <w:lang w:val="en-US"/>
          </w:rPr>
          <w:t xml:space="preserve"> in a nutshell, a decorator simpl</w:t>
        </w:r>
      </w:ins>
      <w:ins w:id="1795" w:author="Prakash Singh Kshatreeya" w:date="2026-04-12T10:23:00Z">
        <w:r>
          <w:rPr>
            <w:sz w:val="28"/>
            <w:szCs w:val="28"/>
            <w:lang w:val="en-US"/>
          </w:rPr>
          <w:t>y takes in a function, add some functionality to it and return it.</w:t>
        </w:r>
      </w:ins>
    </w:p>
    <w:p w14:paraId="3857FC53" w14:textId="64AE5291" w:rsidR="00527ACB" w:rsidRDefault="00527ACB" w:rsidP="00527ACB">
      <w:pPr>
        <w:rPr>
          <w:ins w:id="1796" w:author="Prakash Singh Kshatreeya" w:date="2026-04-12T10:33:00Z"/>
          <w:sz w:val="28"/>
          <w:szCs w:val="28"/>
          <w:lang w:val="en-US"/>
        </w:rPr>
      </w:pPr>
      <w:ins w:id="1797" w:author="Prakash Singh Kshatreeya" w:date="2026-04-12T10:33:00Z">
        <w:r>
          <w:rPr>
            <w:sz w:val="28"/>
            <w:szCs w:val="28"/>
            <w:lang w:val="en-US"/>
          </w:rPr>
          <w:t>STANDARD DECORATOR PATTERN</w:t>
        </w:r>
      </w:ins>
    </w:p>
    <w:p w14:paraId="7F687F8F" w14:textId="2E519156" w:rsidR="00527ACB" w:rsidRDefault="00527ACB" w:rsidP="00527ACB">
      <w:pPr>
        <w:pStyle w:val="ListParagraph"/>
        <w:numPr>
          <w:ilvl w:val="0"/>
          <w:numId w:val="1"/>
        </w:numPr>
        <w:rPr>
          <w:ins w:id="1798" w:author="Prakash Singh Kshatreeya" w:date="2026-04-12T10:34:00Z"/>
          <w:sz w:val="28"/>
          <w:szCs w:val="28"/>
          <w:lang w:val="en-US"/>
        </w:rPr>
      </w:pPr>
      <w:ins w:id="1799" w:author="Prakash Singh Kshatreeya" w:date="2026-04-12T10:33:00Z">
        <w:r>
          <w:rPr>
            <w:sz w:val="28"/>
            <w:szCs w:val="28"/>
            <w:lang w:val="en-US"/>
          </w:rPr>
          <w:t>We simply use *</w:t>
        </w:r>
        <w:proofErr w:type="spellStart"/>
        <w:r>
          <w:rPr>
            <w:sz w:val="28"/>
            <w:szCs w:val="28"/>
            <w:lang w:val="en-US"/>
          </w:rPr>
          <w:t>args</w:t>
        </w:r>
        <w:proofErr w:type="spellEnd"/>
        <w:r>
          <w:rPr>
            <w:sz w:val="28"/>
            <w:szCs w:val="28"/>
            <w:lang w:val="en-US"/>
          </w:rPr>
          <w:t xml:space="preserve"> and </w:t>
        </w:r>
      </w:ins>
      <w:ins w:id="1800" w:author="Prakash Singh Kshatreeya" w:date="2026-04-12T10:34:00Z">
        <w:r>
          <w:rPr>
            <w:sz w:val="28"/>
            <w:szCs w:val="28"/>
            <w:lang w:val="en-US"/>
          </w:rPr>
          <w:t>**</w:t>
        </w:r>
        <w:proofErr w:type="spellStart"/>
        <w:r>
          <w:rPr>
            <w:sz w:val="28"/>
            <w:szCs w:val="28"/>
            <w:lang w:val="en-US"/>
          </w:rPr>
          <w:t>kwargs</w:t>
        </w:r>
        <w:proofErr w:type="spellEnd"/>
        <w:r>
          <w:rPr>
            <w:sz w:val="28"/>
            <w:szCs w:val="28"/>
            <w:lang w:val="en-US"/>
          </w:rPr>
          <w:t xml:space="preserve"> to fix this issue</w:t>
        </w:r>
      </w:ins>
    </w:p>
    <w:p w14:paraId="751546AD" w14:textId="15349BD4" w:rsidR="00527ACB" w:rsidRDefault="00527ACB" w:rsidP="00527ACB">
      <w:pPr>
        <w:pStyle w:val="ListParagraph"/>
        <w:numPr>
          <w:ilvl w:val="0"/>
          <w:numId w:val="1"/>
        </w:numPr>
        <w:rPr>
          <w:ins w:id="1801" w:author="Prakash Singh Kshatreeya" w:date="2026-04-12T10:35:00Z"/>
          <w:sz w:val="28"/>
          <w:szCs w:val="28"/>
          <w:lang w:val="en-US"/>
        </w:rPr>
      </w:pPr>
      <w:ins w:id="1802" w:author="Prakash Singh Kshatreeya" w:date="2026-04-12T10:34:00Z">
        <w:r>
          <w:rPr>
            <w:sz w:val="28"/>
            <w:szCs w:val="28"/>
            <w:lang w:val="en-US"/>
          </w:rPr>
          <w:t>This wrapper function will now accept an unlimited number of arguments and keyword-arguments, sol</w:t>
        </w:r>
      </w:ins>
      <w:ins w:id="1803" w:author="Prakash Singh Kshatreeya" w:date="2026-04-12T10:35:00Z">
        <w:r>
          <w:rPr>
            <w:sz w:val="28"/>
            <w:szCs w:val="28"/>
            <w:lang w:val="en-US"/>
          </w:rPr>
          <w:t>ving our ‘different signature’ problem.</w:t>
        </w:r>
      </w:ins>
    </w:p>
    <w:p w14:paraId="4CB68223" w14:textId="1CB6309D" w:rsidR="00527ACB" w:rsidRPr="00527ACB" w:rsidRDefault="00527ACB" w:rsidP="00527ACB">
      <w:pPr>
        <w:pStyle w:val="ListParagraph"/>
        <w:numPr>
          <w:ilvl w:val="0"/>
          <w:numId w:val="1"/>
        </w:numPr>
        <w:rPr>
          <w:ins w:id="1804" w:author="Prakash Singh Kshatreeya" w:date="2026-04-12T09:51:00Z"/>
          <w:sz w:val="28"/>
          <w:szCs w:val="28"/>
          <w:lang w:val="en-US"/>
          <w:rPrChange w:id="1805" w:author="Prakash Singh Kshatreeya" w:date="2026-04-12T10:33:00Z">
            <w:rPr>
              <w:ins w:id="1806" w:author="Prakash Singh Kshatreeya" w:date="2026-04-12T09:51:00Z"/>
              <w:lang w:val="en-US"/>
            </w:rPr>
          </w:rPrChange>
        </w:rPr>
      </w:pPr>
      <w:ins w:id="1807" w:author="Prakash Singh Kshatreeya" w:date="2026-04-12T10:35:00Z">
        <w:r>
          <w:rPr>
            <w:sz w:val="28"/>
            <w:szCs w:val="28"/>
            <w:lang w:val="en-US"/>
          </w:rPr>
          <w:t>This is a standard pattern of wr</w:t>
        </w:r>
      </w:ins>
      <w:ins w:id="1808" w:author="Prakash Singh Kshatreeya" w:date="2026-04-12T10:36:00Z">
        <w:r>
          <w:rPr>
            <w:sz w:val="28"/>
            <w:szCs w:val="28"/>
            <w:lang w:val="en-US"/>
          </w:rPr>
          <w:t>i</w:t>
        </w:r>
      </w:ins>
      <w:ins w:id="1809" w:author="Prakash Singh Kshatreeya" w:date="2026-04-12T10:35:00Z">
        <w:r>
          <w:rPr>
            <w:sz w:val="28"/>
            <w:szCs w:val="28"/>
            <w:lang w:val="en-US"/>
          </w:rPr>
          <w:t>ting decorators and you should always write it</w:t>
        </w:r>
      </w:ins>
      <w:ins w:id="1810" w:author="Prakash Singh Kshatreeya" w:date="2026-04-12T10:36:00Z">
        <w:r>
          <w:rPr>
            <w:sz w:val="28"/>
            <w:szCs w:val="28"/>
            <w:lang w:val="en-US"/>
          </w:rPr>
          <w:t xml:space="preserve"> this way</w:t>
        </w:r>
      </w:ins>
    </w:p>
    <w:p w14:paraId="11DE057B" w14:textId="110B98C7" w:rsidR="006840D4" w:rsidRDefault="001108FB" w:rsidP="006840D4">
      <w:pPr>
        <w:rPr>
          <w:ins w:id="1811" w:author="Prakash Singh Kshatreeya" w:date="2026-04-12T10:45:00Z"/>
          <w:sz w:val="28"/>
          <w:szCs w:val="28"/>
          <w:lang w:val="en-US"/>
        </w:rPr>
      </w:pPr>
      <w:proofErr w:type="gramStart"/>
      <w:ins w:id="1812" w:author="Prakash Singh Kshatreeya" w:date="2026-04-12T10:44:00Z">
        <w:r>
          <w:rPr>
            <w:sz w:val="28"/>
            <w:szCs w:val="28"/>
            <w:lang w:val="en-US"/>
          </w:rPr>
          <w:t>PRESERVING  FUNCTION</w:t>
        </w:r>
        <w:proofErr w:type="gramEnd"/>
        <w:r>
          <w:rPr>
            <w:sz w:val="28"/>
            <w:szCs w:val="28"/>
            <w:lang w:val="en-US"/>
          </w:rPr>
          <w:t xml:space="preserve"> ME</w:t>
        </w:r>
      </w:ins>
      <w:ins w:id="1813" w:author="Prakash Singh Kshatreeya" w:date="2026-04-12T10:45:00Z">
        <w:r>
          <w:rPr>
            <w:sz w:val="28"/>
            <w:szCs w:val="28"/>
            <w:lang w:val="en-US"/>
          </w:rPr>
          <w:t>TADATA</w:t>
        </w:r>
      </w:ins>
    </w:p>
    <w:p w14:paraId="55A41100" w14:textId="33856E56" w:rsidR="001108FB" w:rsidRDefault="001108FB" w:rsidP="001108FB">
      <w:pPr>
        <w:pStyle w:val="ListParagraph"/>
        <w:numPr>
          <w:ilvl w:val="0"/>
          <w:numId w:val="1"/>
        </w:numPr>
        <w:rPr>
          <w:ins w:id="1814" w:author="Prakash Singh Kshatreeya" w:date="2026-04-12T10:45:00Z"/>
          <w:sz w:val="28"/>
          <w:szCs w:val="28"/>
          <w:lang w:val="en-US"/>
        </w:rPr>
      </w:pPr>
      <w:ins w:id="1815" w:author="Prakash Singh Kshatreeya" w:date="2026-04-12T10:45:00Z">
        <w:r>
          <w:rPr>
            <w:sz w:val="28"/>
            <w:szCs w:val="28"/>
            <w:lang w:val="en-US"/>
          </w:rPr>
          <w:t xml:space="preserve">The simplest solution is to use the </w:t>
        </w:r>
        <w:proofErr w:type="gramStart"/>
        <w:r>
          <w:rPr>
            <w:sz w:val="28"/>
            <w:szCs w:val="28"/>
            <w:lang w:val="en-US"/>
          </w:rPr>
          <w:t>wrap  decorator</w:t>
        </w:r>
        <w:proofErr w:type="gramEnd"/>
        <w:r>
          <w:rPr>
            <w:sz w:val="28"/>
            <w:szCs w:val="28"/>
            <w:lang w:val="en-US"/>
          </w:rPr>
          <w:t xml:space="preserve"> from the inbuilt module </w:t>
        </w:r>
        <w:proofErr w:type="spellStart"/>
        <w:r>
          <w:rPr>
            <w:sz w:val="28"/>
            <w:szCs w:val="28"/>
            <w:lang w:val="en-US"/>
          </w:rPr>
          <w:t>functools</w:t>
        </w:r>
        <w:proofErr w:type="spellEnd"/>
        <w:r>
          <w:rPr>
            <w:sz w:val="28"/>
            <w:szCs w:val="28"/>
            <w:lang w:val="en-US"/>
          </w:rPr>
          <w:t>.</w:t>
        </w:r>
      </w:ins>
    </w:p>
    <w:p w14:paraId="0D84EBDF" w14:textId="6DDDF791" w:rsidR="001108FB" w:rsidRDefault="001108FB" w:rsidP="001108FB">
      <w:pPr>
        <w:pStyle w:val="ListParagraph"/>
        <w:numPr>
          <w:ilvl w:val="0"/>
          <w:numId w:val="1"/>
        </w:numPr>
        <w:rPr>
          <w:ins w:id="1816" w:author="Prakash Singh Kshatreeya" w:date="2026-04-12T10:46:00Z"/>
          <w:sz w:val="28"/>
          <w:szCs w:val="28"/>
          <w:lang w:val="en-US"/>
        </w:rPr>
      </w:pPr>
      <w:ins w:id="1817" w:author="Prakash Singh Kshatreeya" w:date="2026-04-12T10:45:00Z">
        <w:r>
          <w:rPr>
            <w:sz w:val="28"/>
            <w:szCs w:val="28"/>
            <w:lang w:val="en-US"/>
          </w:rPr>
          <w:t>It’s a wrapper function for our wrapper</w:t>
        </w:r>
      </w:ins>
      <w:ins w:id="1818" w:author="Prakash Singh Kshatreeya" w:date="2026-04-12T10:46:00Z">
        <w:r>
          <w:rPr>
            <w:sz w:val="28"/>
            <w:szCs w:val="28"/>
            <w:lang w:val="en-US"/>
          </w:rPr>
          <w:t xml:space="preserve"> function</w:t>
        </w:r>
      </w:ins>
    </w:p>
    <w:p w14:paraId="6C0378E5" w14:textId="14CA0CC0" w:rsidR="001108FB" w:rsidRDefault="001108FB" w:rsidP="001108FB">
      <w:pPr>
        <w:pStyle w:val="ListParagraph"/>
        <w:numPr>
          <w:ilvl w:val="0"/>
          <w:numId w:val="1"/>
        </w:numPr>
        <w:rPr>
          <w:ins w:id="1819" w:author="Prakash Singh Kshatreeya" w:date="2026-04-12T10:47:00Z"/>
          <w:sz w:val="28"/>
          <w:szCs w:val="28"/>
          <w:lang w:val="en-US"/>
        </w:rPr>
      </w:pPr>
      <w:ins w:id="1820" w:author="Prakash Singh Kshatreeya" w:date="2026-04-12T10:46:00Z">
        <w:r>
          <w:rPr>
            <w:sz w:val="28"/>
            <w:szCs w:val="28"/>
            <w:lang w:val="en-US"/>
          </w:rPr>
          <w:t>We decorate our wrapper with wrap decorator.</w:t>
        </w:r>
      </w:ins>
    </w:p>
    <w:p w14:paraId="3B01DB40" w14:textId="77777777" w:rsidR="001108FB" w:rsidRDefault="001108FB" w:rsidP="001108FB">
      <w:pPr>
        <w:rPr>
          <w:ins w:id="1821" w:author="Prakash Singh Kshatreeya" w:date="2026-04-12T10:58:00Z"/>
          <w:sz w:val="28"/>
          <w:szCs w:val="28"/>
          <w:lang w:val="en-US"/>
        </w:rPr>
      </w:pPr>
    </w:p>
    <w:p w14:paraId="1F2D5BFF" w14:textId="77777777" w:rsidR="008260BB" w:rsidRDefault="008260BB" w:rsidP="001108FB">
      <w:pPr>
        <w:rPr>
          <w:ins w:id="1822" w:author="Prakash Singh Kshatreeya" w:date="2026-04-12T10:58:00Z"/>
          <w:sz w:val="28"/>
          <w:szCs w:val="28"/>
          <w:lang w:val="en-US"/>
        </w:rPr>
      </w:pPr>
    </w:p>
    <w:p w14:paraId="5149EFE2" w14:textId="77777777" w:rsidR="008260BB" w:rsidRDefault="008260BB" w:rsidP="001108FB">
      <w:pPr>
        <w:rPr>
          <w:ins w:id="1823" w:author="Prakash Singh Kshatreeya" w:date="2026-04-12T10:58:00Z"/>
          <w:sz w:val="28"/>
          <w:szCs w:val="28"/>
          <w:lang w:val="en-US"/>
        </w:rPr>
      </w:pPr>
    </w:p>
    <w:p w14:paraId="6BBBD60F" w14:textId="7D3E7275" w:rsidR="008260BB" w:rsidRDefault="008260BB" w:rsidP="001108FB">
      <w:pPr>
        <w:rPr>
          <w:ins w:id="1824" w:author="Prakash Singh Kshatreeya" w:date="2026-04-12T10:58:00Z"/>
          <w:sz w:val="28"/>
          <w:szCs w:val="28"/>
          <w:lang w:val="en-US"/>
        </w:rPr>
      </w:pPr>
      <w:ins w:id="1825" w:author="Prakash Singh Kshatreeya" w:date="2026-04-12T10:58:00Z">
        <w:r>
          <w:rPr>
            <w:sz w:val="28"/>
            <w:szCs w:val="28"/>
            <w:lang w:val="en-US"/>
          </w:rPr>
          <w:lastRenderedPageBreak/>
          <w:t xml:space="preserve">READING </w:t>
        </w:r>
        <w:proofErr w:type="gramStart"/>
        <w:r>
          <w:rPr>
            <w:sz w:val="28"/>
            <w:szCs w:val="28"/>
            <w:lang w:val="en-US"/>
          </w:rPr>
          <w:t>FILES :</w:t>
        </w:r>
        <w:proofErr w:type="gramEnd"/>
      </w:ins>
    </w:p>
    <w:p w14:paraId="4163C3F0" w14:textId="1F3A8A0B" w:rsidR="008260BB" w:rsidRDefault="000518C1" w:rsidP="008260BB">
      <w:pPr>
        <w:pStyle w:val="ListParagraph"/>
        <w:numPr>
          <w:ilvl w:val="0"/>
          <w:numId w:val="1"/>
        </w:numPr>
        <w:rPr>
          <w:ins w:id="1826" w:author="Prakash Singh Kshatreeya" w:date="2026-04-12T11:07:00Z"/>
          <w:sz w:val="28"/>
          <w:szCs w:val="28"/>
          <w:lang w:val="en-US"/>
        </w:rPr>
      </w:pPr>
      <w:ins w:id="1827" w:author="Prakash Singh Kshatreeya" w:date="2026-04-12T11:22:00Z">
        <w:r>
          <w:rPr>
            <w:sz w:val="28"/>
            <w:szCs w:val="28"/>
            <w:lang w:val="en-US"/>
          </w:rPr>
          <w:t xml:space="preserve">File is </w:t>
        </w:r>
      </w:ins>
      <w:ins w:id="1828" w:author="Prakash Singh Kshatreeya" w:date="2026-04-12T11:27:00Z">
        <w:r w:rsidR="000820D8">
          <w:rPr>
            <w:sz w:val="28"/>
            <w:szCs w:val="28"/>
            <w:lang w:val="en-US"/>
          </w:rPr>
          <w:t>nothing</w:t>
        </w:r>
      </w:ins>
      <w:ins w:id="1829" w:author="Prakash Singh Kshatreeya" w:date="2026-04-12T11:07:00Z">
        <w:r w:rsidR="008260BB">
          <w:rPr>
            <w:sz w:val="28"/>
            <w:szCs w:val="28"/>
            <w:lang w:val="en-US"/>
          </w:rPr>
          <w:t xml:space="preserve"> </w:t>
        </w:r>
      </w:ins>
      <w:ins w:id="1830" w:author="Prakash Singh Kshatreeya" w:date="2026-04-12T11:27:00Z">
        <w:r w:rsidR="000820D8">
          <w:rPr>
            <w:sz w:val="28"/>
            <w:szCs w:val="28"/>
            <w:lang w:val="en-US"/>
          </w:rPr>
          <w:t>but</w:t>
        </w:r>
      </w:ins>
      <w:ins w:id="1831" w:author="Prakash Singh Kshatreeya" w:date="2026-04-12T11:07:00Z">
        <w:r w:rsidR="008260BB">
          <w:rPr>
            <w:sz w:val="28"/>
            <w:szCs w:val="28"/>
            <w:lang w:val="en-US"/>
          </w:rPr>
          <w:t xml:space="preserve"> </w:t>
        </w:r>
      </w:ins>
      <w:ins w:id="1832" w:author="Prakash Singh Kshatreeya" w:date="2026-04-12T11:27:00Z">
        <w:r w:rsidR="000820D8">
          <w:rPr>
            <w:sz w:val="28"/>
            <w:szCs w:val="28"/>
            <w:lang w:val="en-US"/>
          </w:rPr>
          <w:t>it’s</w:t>
        </w:r>
      </w:ins>
      <w:ins w:id="1833" w:author="Prakash Singh Kshatreeya" w:date="2026-04-12T11:07:00Z">
        <w:r w:rsidR="008260BB">
          <w:rPr>
            <w:sz w:val="28"/>
            <w:szCs w:val="28"/>
            <w:lang w:val="en-US"/>
          </w:rPr>
          <w:t xml:space="preserve"> </w:t>
        </w:r>
      </w:ins>
      <w:ins w:id="1834" w:author="Prakash Singh Kshatreeya" w:date="2026-04-12T11:27:00Z">
        <w:r w:rsidR="000820D8">
          <w:rPr>
            <w:sz w:val="28"/>
            <w:szCs w:val="28"/>
            <w:lang w:val="en-US"/>
          </w:rPr>
          <w:t>a</w:t>
        </w:r>
      </w:ins>
      <w:ins w:id="1835" w:author="Prakash Singh Kshatreeya" w:date="2026-04-12T11:07:00Z">
        <w:r>
          <w:rPr>
            <w:sz w:val="28"/>
            <w:szCs w:val="28"/>
            <w:lang w:val="en-US"/>
          </w:rPr>
          <w:t xml:space="preserve"> </w:t>
        </w:r>
      </w:ins>
      <w:proofErr w:type="gramStart"/>
      <w:ins w:id="1836" w:author="Prakash Singh Kshatreeya" w:date="2026-04-12T11:28:00Z">
        <w:r w:rsidR="000820D8">
          <w:rPr>
            <w:sz w:val="28"/>
            <w:szCs w:val="28"/>
            <w:lang w:val="en-US"/>
          </w:rPr>
          <w:t xml:space="preserve">collection </w:t>
        </w:r>
      </w:ins>
      <w:ins w:id="1837" w:author="Prakash Singh Kshatreeya" w:date="2026-04-12T11:07:00Z">
        <w:r>
          <w:rPr>
            <w:sz w:val="28"/>
            <w:szCs w:val="28"/>
            <w:lang w:val="en-US"/>
          </w:rPr>
          <w:t xml:space="preserve"> </w:t>
        </w:r>
      </w:ins>
      <w:ins w:id="1838" w:author="Prakash Singh Kshatreeya" w:date="2026-04-12T11:28:00Z">
        <w:r w:rsidR="000820D8">
          <w:rPr>
            <w:sz w:val="28"/>
            <w:szCs w:val="28"/>
            <w:lang w:val="en-US"/>
          </w:rPr>
          <w:t>of</w:t>
        </w:r>
      </w:ins>
      <w:proofErr w:type="gramEnd"/>
      <w:ins w:id="1839" w:author="Prakash Singh Kshatreeya" w:date="2026-04-12T11:07:00Z">
        <w:r>
          <w:rPr>
            <w:sz w:val="28"/>
            <w:szCs w:val="28"/>
            <w:lang w:val="en-US"/>
          </w:rPr>
          <w:t xml:space="preserve"> </w:t>
        </w:r>
      </w:ins>
      <w:ins w:id="1840" w:author="Prakash Singh Kshatreeya" w:date="2026-04-12T11:28:00Z">
        <w:r w:rsidR="000820D8">
          <w:rPr>
            <w:sz w:val="28"/>
            <w:szCs w:val="28"/>
            <w:lang w:val="en-US"/>
          </w:rPr>
          <w:t>bit’s</w:t>
        </w:r>
      </w:ins>
    </w:p>
    <w:p w14:paraId="3AF57855" w14:textId="5715CCE8" w:rsidR="000518C1" w:rsidRDefault="000820D8" w:rsidP="008260BB">
      <w:pPr>
        <w:pStyle w:val="ListParagraph"/>
        <w:numPr>
          <w:ilvl w:val="0"/>
          <w:numId w:val="1"/>
        </w:numPr>
        <w:rPr>
          <w:ins w:id="1841" w:author="Prakash Singh Kshatreeya" w:date="2026-04-12T11:22:00Z"/>
          <w:sz w:val="28"/>
          <w:szCs w:val="28"/>
          <w:lang w:val="en-US"/>
        </w:rPr>
      </w:pPr>
      <w:ins w:id="1842" w:author="Prakash Singh Kshatreeya" w:date="2026-04-12T11:22:00Z">
        <w:r>
          <w:rPr>
            <w:sz w:val="28"/>
            <w:szCs w:val="28"/>
            <w:lang w:val="en-US"/>
          </w:rPr>
          <w:t xml:space="preserve">You can read a file with the built-in </w:t>
        </w:r>
        <w:proofErr w:type="gramStart"/>
        <w:r>
          <w:rPr>
            <w:b/>
            <w:bCs/>
            <w:sz w:val="28"/>
            <w:szCs w:val="28"/>
            <w:lang w:val="en-US"/>
          </w:rPr>
          <w:t xml:space="preserve">open </w:t>
        </w:r>
        <w:r>
          <w:rPr>
            <w:sz w:val="28"/>
            <w:szCs w:val="28"/>
            <w:lang w:val="en-US"/>
          </w:rPr>
          <w:t xml:space="preserve"> function</w:t>
        </w:r>
        <w:proofErr w:type="gramEnd"/>
      </w:ins>
    </w:p>
    <w:p w14:paraId="5584F468" w14:textId="0E23AC92" w:rsidR="000820D8" w:rsidRDefault="000820D8" w:rsidP="008260BB">
      <w:pPr>
        <w:pStyle w:val="ListParagraph"/>
        <w:numPr>
          <w:ilvl w:val="0"/>
          <w:numId w:val="1"/>
        </w:numPr>
        <w:rPr>
          <w:ins w:id="1843" w:author="Prakash Singh Kshatreeya" w:date="2026-04-12T11:23:00Z"/>
          <w:sz w:val="28"/>
          <w:szCs w:val="28"/>
          <w:lang w:val="en-US"/>
        </w:rPr>
      </w:pPr>
      <w:ins w:id="1844" w:author="Prakash Singh Kshatreeya" w:date="2026-04-12T11:22:00Z">
        <w:r>
          <w:rPr>
            <w:sz w:val="28"/>
            <w:szCs w:val="28"/>
            <w:lang w:val="en-US"/>
          </w:rPr>
          <w:t>The open function, returns a file object</w:t>
        </w:r>
      </w:ins>
    </w:p>
    <w:p w14:paraId="4AF73D35" w14:textId="045EB671" w:rsidR="000820D8" w:rsidRDefault="000820D8" w:rsidP="008260BB">
      <w:pPr>
        <w:pStyle w:val="ListParagraph"/>
        <w:numPr>
          <w:ilvl w:val="0"/>
          <w:numId w:val="1"/>
        </w:numPr>
        <w:rPr>
          <w:ins w:id="1845" w:author="Prakash Singh Kshatreeya" w:date="2026-04-12T11:23:00Z"/>
          <w:sz w:val="28"/>
          <w:szCs w:val="28"/>
          <w:lang w:val="en-US"/>
        </w:rPr>
      </w:pPr>
      <w:ins w:id="1846" w:author="Prakash Singh Kshatreeya" w:date="2026-04-12T11:23:00Z">
        <w:r>
          <w:rPr>
            <w:sz w:val="28"/>
            <w:szCs w:val="28"/>
            <w:lang w:val="en-US"/>
          </w:rPr>
          <w:t>You can read a file object with the read method</w:t>
        </w:r>
      </w:ins>
    </w:p>
    <w:p w14:paraId="7E7C6411" w14:textId="4BFE7245" w:rsidR="000820D8" w:rsidRDefault="000820D8" w:rsidP="000820D8">
      <w:pPr>
        <w:pStyle w:val="ListParagraph"/>
        <w:rPr>
          <w:ins w:id="1847" w:author="Prakash Singh Kshatreeya" w:date="2026-04-12T11:23:00Z"/>
          <w:sz w:val="28"/>
          <w:szCs w:val="28"/>
          <w:lang w:val="en-US"/>
        </w:rPr>
      </w:pPr>
      <w:ins w:id="1848" w:author="Prakash Singh Kshatreeya" w:date="2026-04-12T11:23:00Z">
        <w:r>
          <w:rPr>
            <w:sz w:val="28"/>
            <w:szCs w:val="28"/>
            <w:lang w:val="en-US"/>
          </w:rPr>
          <w:t>File = open(‘some_file.txt’)</w:t>
        </w:r>
      </w:ins>
    </w:p>
    <w:p w14:paraId="0CAC0BC7" w14:textId="77777777" w:rsidR="000820D8" w:rsidRDefault="000820D8" w:rsidP="000820D8">
      <w:pPr>
        <w:pStyle w:val="ListParagraph"/>
        <w:rPr>
          <w:ins w:id="1849" w:author="Prakash Singh Kshatreeya" w:date="2026-04-12T11:27:00Z"/>
          <w:sz w:val="28"/>
          <w:szCs w:val="28"/>
          <w:lang w:val="en-US"/>
        </w:rPr>
      </w:pPr>
    </w:p>
    <w:p w14:paraId="0E9D2E4A" w14:textId="7EDD58FE" w:rsidR="000820D8" w:rsidRDefault="000820D8" w:rsidP="000820D8">
      <w:pPr>
        <w:pStyle w:val="ListParagraph"/>
        <w:rPr>
          <w:ins w:id="1850" w:author="Prakash Singh Kshatreeya" w:date="2026-04-12T11:27:00Z"/>
          <w:sz w:val="28"/>
          <w:szCs w:val="28"/>
          <w:lang w:val="en-US"/>
        </w:rPr>
      </w:pPr>
      <w:ins w:id="1851" w:author="Prakash Singh Kshatreeya" w:date="2026-04-12T11:23:00Z">
        <w:r>
          <w:rPr>
            <w:sz w:val="28"/>
            <w:szCs w:val="28"/>
            <w:lang w:val="en-US"/>
          </w:rPr>
          <w:t># &lt;_</w:t>
        </w:r>
        <w:proofErr w:type="spellStart"/>
        <w:proofErr w:type="gramStart"/>
        <w:r>
          <w:rPr>
            <w:sz w:val="28"/>
            <w:szCs w:val="28"/>
            <w:lang w:val="en-US"/>
          </w:rPr>
          <w:t>io.Text</w:t>
        </w:r>
      </w:ins>
      <w:ins w:id="1852" w:author="Prakash Singh Kshatreeya" w:date="2026-04-12T11:26:00Z">
        <w:r>
          <w:rPr>
            <w:sz w:val="28"/>
            <w:szCs w:val="28"/>
            <w:lang w:val="en-US"/>
          </w:rPr>
          <w:t>IOWrapper</w:t>
        </w:r>
        <w:proofErr w:type="spellEnd"/>
        <w:proofErr w:type="gramEnd"/>
        <w:r>
          <w:rPr>
            <w:sz w:val="28"/>
            <w:szCs w:val="28"/>
            <w:lang w:val="en-US"/>
          </w:rPr>
          <w:t xml:space="preserve"> name=’some_data.txt’ mode=’r</w:t>
        </w:r>
      </w:ins>
      <w:ins w:id="1853" w:author="Prakash Singh Kshatreeya" w:date="2026-04-12T11:27:00Z">
        <w:r>
          <w:rPr>
            <w:sz w:val="28"/>
            <w:szCs w:val="28"/>
            <w:lang w:val="en-US"/>
          </w:rPr>
          <w:t>’ encoding=’cp1252’&gt;</w:t>
        </w:r>
      </w:ins>
    </w:p>
    <w:p w14:paraId="1BFDED63" w14:textId="77777777" w:rsidR="000820D8" w:rsidRDefault="000820D8" w:rsidP="000820D8">
      <w:pPr>
        <w:pStyle w:val="ListParagraph"/>
        <w:rPr>
          <w:ins w:id="1854" w:author="Prakash Singh Kshatreeya" w:date="2026-04-12T11:23:00Z"/>
          <w:sz w:val="28"/>
          <w:szCs w:val="28"/>
          <w:lang w:val="en-US"/>
        </w:rPr>
      </w:pPr>
    </w:p>
    <w:p w14:paraId="00DABD82" w14:textId="4B5A1AF3" w:rsidR="000820D8" w:rsidRDefault="000820D8" w:rsidP="000820D8">
      <w:pPr>
        <w:pStyle w:val="ListParagraph"/>
        <w:rPr>
          <w:ins w:id="1855" w:author="Prakash Singh Kshatreeya" w:date="2026-04-12T11:24:00Z"/>
          <w:sz w:val="28"/>
          <w:szCs w:val="28"/>
          <w:lang w:val="en-US"/>
        </w:rPr>
      </w:pPr>
      <w:proofErr w:type="spellStart"/>
      <w:proofErr w:type="gramStart"/>
      <w:ins w:id="1856" w:author="Prakash Singh Kshatreeya" w:date="2026-04-12T11:24:00Z">
        <w:r>
          <w:rPr>
            <w:sz w:val="28"/>
            <w:szCs w:val="28"/>
            <w:lang w:val="en-US"/>
          </w:rPr>
          <w:t>file.read</w:t>
        </w:r>
        <w:proofErr w:type="spellEnd"/>
        <w:proofErr w:type="gramEnd"/>
        <w:r>
          <w:rPr>
            <w:sz w:val="28"/>
            <w:szCs w:val="28"/>
            <w:lang w:val="en-US"/>
          </w:rPr>
          <w:t>() # file contents …..</w:t>
        </w:r>
      </w:ins>
    </w:p>
    <w:p w14:paraId="70B9F69E" w14:textId="0EA28435" w:rsidR="000820D8" w:rsidRDefault="000820D8" w:rsidP="000820D8">
      <w:pPr>
        <w:pStyle w:val="ListParagraph"/>
        <w:rPr>
          <w:ins w:id="1857" w:author="Prakash Singh Kshatreeya" w:date="2026-04-12T11:24:00Z"/>
          <w:sz w:val="28"/>
          <w:szCs w:val="28"/>
          <w:lang w:val="en-US"/>
        </w:rPr>
      </w:pPr>
      <w:proofErr w:type="spellStart"/>
      <w:proofErr w:type="gramStart"/>
      <w:ins w:id="1858" w:author="Prakash Singh Kshatreeya" w:date="2026-04-12T11:24:00Z">
        <w:r>
          <w:rPr>
            <w:sz w:val="28"/>
            <w:szCs w:val="28"/>
            <w:lang w:val="en-US"/>
          </w:rPr>
          <w:t>file.read</w:t>
        </w:r>
        <w:proofErr w:type="spellEnd"/>
        <w:proofErr w:type="gramEnd"/>
        <w:r>
          <w:rPr>
            <w:sz w:val="28"/>
            <w:szCs w:val="28"/>
            <w:lang w:val="en-US"/>
          </w:rPr>
          <w:t>() # ‘ ’</w:t>
        </w:r>
      </w:ins>
    </w:p>
    <w:p w14:paraId="02ED59E8" w14:textId="3F598DE6" w:rsidR="000820D8" w:rsidRDefault="000820D8" w:rsidP="000820D8">
      <w:pPr>
        <w:pStyle w:val="ListParagraph"/>
        <w:numPr>
          <w:ilvl w:val="0"/>
          <w:numId w:val="1"/>
        </w:numPr>
        <w:rPr>
          <w:ins w:id="1859" w:author="Prakash Singh Kshatreeya" w:date="2026-04-12T11:25:00Z"/>
          <w:sz w:val="28"/>
          <w:szCs w:val="28"/>
          <w:lang w:val="en-US"/>
        </w:rPr>
      </w:pPr>
      <w:ins w:id="1860" w:author="Prakash Singh Kshatreeya" w:date="2026-04-12T11:24:00Z">
        <w:r>
          <w:rPr>
            <w:sz w:val="28"/>
            <w:szCs w:val="28"/>
            <w:lang w:val="en-US"/>
          </w:rPr>
          <w:t xml:space="preserve">Python reads files by using a </w:t>
        </w:r>
      </w:ins>
      <w:ins w:id="1861" w:author="Prakash Singh Kshatreeya" w:date="2026-04-12T11:25:00Z">
        <w:r>
          <w:rPr>
            <w:sz w:val="28"/>
            <w:szCs w:val="28"/>
            <w:lang w:val="en-US"/>
          </w:rPr>
          <w:t>cursor.</w:t>
        </w:r>
      </w:ins>
    </w:p>
    <w:p w14:paraId="05AC66C8" w14:textId="6AF52604" w:rsidR="000820D8" w:rsidRDefault="000820D8" w:rsidP="000820D8">
      <w:pPr>
        <w:pStyle w:val="ListParagraph"/>
        <w:numPr>
          <w:ilvl w:val="0"/>
          <w:numId w:val="1"/>
        </w:numPr>
        <w:rPr>
          <w:ins w:id="1862" w:author="Prakash Singh Kshatreeya" w:date="2026-04-12T11:25:00Z"/>
          <w:sz w:val="28"/>
          <w:szCs w:val="28"/>
          <w:lang w:val="en-US"/>
        </w:rPr>
      </w:pPr>
      <w:ins w:id="1863" w:author="Prakash Singh Kshatreeya" w:date="2026-04-12T11:25:00Z">
        <w:r>
          <w:rPr>
            <w:sz w:val="28"/>
            <w:szCs w:val="28"/>
            <w:lang w:val="en-US"/>
          </w:rPr>
          <w:t>Think of this like your regular blinking cursor in text. Editors</w:t>
        </w:r>
      </w:ins>
    </w:p>
    <w:p w14:paraId="669F9291" w14:textId="24503783" w:rsidR="000820D8" w:rsidRDefault="000820D8" w:rsidP="000820D8">
      <w:pPr>
        <w:pStyle w:val="ListParagraph"/>
        <w:numPr>
          <w:ilvl w:val="0"/>
          <w:numId w:val="1"/>
        </w:numPr>
        <w:rPr>
          <w:ins w:id="1864" w:author="Prakash Singh Kshatreeya" w:date="2026-04-12T11:28:00Z"/>
          <w:sz w:val="28"/>
          <w:szCs w:val="28"/>
          <w:lang w:val="en-US"/>
        </w:rPr>
      </w:pPr>
      <w:ins w:id="1865" w:author="Prakash Singh Kshatreeya" w:date="2026-04-12T11:25:00Z">
        <w:r>
          <w:rPr>
            <w:sz w:val="28"/>
            <w:szCs w:val="28"/>
            <w:lang w:val="en-US"/>
          </w:rPr>
          <w:t xml:space="preserve">After a file is read, the cursor moves to the end. Hence an empty </w:t>
        </w:r>
      </w:ins>
      <w:ins w:id="1866" w:author="Prakash Singh Kshatreeya" w:date="2026-04-12T11:26:00Z">
        <w:r>
          <w:rPr>
            <w:sz w:val="28"/>
            <w:szCs w:val="28"/>
            <w:lang w:val="en-US"/>
          </w:rPr>
          <w:t>string is returned when we try to read it again.</w:t>
        </w:r>
      </w:ins>
    </w:p>
    <w:p w14:paraId="47115447" w14:textId="3C374F6B" w:rsidR="000820D8" w:rsidRDefault="000820D8" w:rsidP="000820D8">
      <w:pPr>
        <w:rPr>
          <w:ins w:id="1867" w:author="Prakash Singh Kshatreeya" w:date="2026-04-12T11:29:00Z"/>
          <w:b/>
          <w:bCs/>
          <w:sz w:val="28"/>
          <w:szCs w:val="28"/>
          <w:lang w:val="en-US"/>
        </w:rPr>
      </w:pPr>
      <w:ins w:id="1868" w:author="Prakash Singh Kshatreeya" w:date="2026-04-12T11:29:00Z">
        <w:r>
          <w:rPr>
            <w:b/>
            <w:bCs/>
            <w:sz w:val="28"/>
            <w:szCs w:val="28"/>
            <w:lang w:val="en-US"/>
          </w:rPr>
          <w:t>CURSOR MOVEMENT:</w:t>
        </w:r>
      </w:ins>
    </w:p>
    <w:p w14:paraId="45594CD9" w14:textId="1AEB0CD9" w:rsidR="000820D8" w:rsidRDefault="000820D8" w:rsidP="000820D8">
      <w:pPr>
        <w:pStyle w:val="ListParagraph"/>
        <w:numPr>
          <w:ilvl w:val="0"/>
          <w:numId w:val="1"/>
        </w:numPr>
        <w:rPr>
          <w:ins w:id="1869" w:author="Prakash Singh Kshatreeya" w:date="2026-04-12T11:30:00Z"/>
          <w:sz w:val="28"/>
          <w:szCs w:val="28"/>
          <w:lang w:val="en-US"/>
        </w:rPr>
      </w:pPr>
      <w:ins w:id="1870" w:author="Prakash Singh Kshatreeya" w:date="2026-04-12T11:29:00Z">
        <w:r w:rsidRPr="000820D8">
          <w:rPr>
            <w:sz w:val="28"/>
            <w:szCs w:val="28"/>
            <w:lang w:val="en-US"/>
            <w:rPrChange w:id="1871" w:author="Prakash Singh Kshatreeya" w:date="2026-04-12T11:30:00Z">
              <w:rPr>
                <w:lang w:val="en-US"/>
              </w:rPr>
            </w:rPrChange>
          </w:rPr>
          <w:t xml:space="preserve">To move the cursor, use the seek method. You can use </w:t>
        </w:r>
      </w:ins>
      <w:ins w:id="1872" w:author="Prakash Singh Kshatreeya" w:date="2026-04-12T11:30:00Z">
        <w:r w:rsidRPr="000820D8">
          <w:rPr>
            <w:sz w:val="28"/>
            <w:szCs w:val="28"/>
            <w:lang w:val="en-US"/>
            <w:rPrChange w:id="1873" w:author="Prakash Singh Kshatreeya" w:date="2026-04-12T11:30:00Z">
              <w:rPr>
                <w:lang w:val="en-US"/>
              </w:rPr>
            </w:rPrChange>
          </w:rPr>
          <w:t>this method to manipulate the cursor, set it to the beginning or the middle etc.</w:t>
        </w:r>
      </w:ins>
    </w:p>
    <w:p w14:paraId="245F2EAD" w14:textId="3C76DB9D" w:rsidR="000820D8" w:rsidRDefault="000820D8" w:rsidP="000820D8">
      <w:pPr>
        <w:pStyle w:val="ListParagraph"/>
        <w:numPr>
          <w:ilvl w:val="0"/>
          <w:numId w:val="1"/>
        </w:numPr>
        <w:rPr>
          <w:ins w:id="1874" w:author="Prakash Singh Kshatreeya" w:date="2026-04-12T11:32:00Z"/>
          <w:sz w:val="28"/>
          <w:szCs w:val="28"/>
          <w:lang w:val="en-US"/>
        </w:rPr>
      </w:pPr>
      <w:ins w:id="1875" w:author="Prakash Singh Kshatreeya" w:date="2026-04-12T11:30:00Z">
        <w:r w:rsidRPr="000820D8">
          <w:rPr>
            <w:sz w:val="28"/>
            <w:szCs w:val="28"/>
            <w:lang w:val="en-US"/>
          </w:rPr>
          <w:t>When the open function runs P</w:t>
        </w:r>
      </w:ins>
      <w:ins w:id="1876" w:author="Prakash Singh Kshatreeya" w:date="2026-04-12T11:31:00Z">
        <w:r w:rsidRPr="000820D8">
          <w:rPr>
            <w:sz w:val="28"/>
            <w:szCs w:val="28"/>
            <w:lang w:val="en-US"/>
          </w:rPr>
          <w:t>y</w:t>
        </w:r>
      </w:ins>
      <w:ins w:id="1877" w:author="Prakash Singh Kshatreeya" w:date="2026-04-12T11:30:00Z">
        <w:r w:rsidRPr="000820D8">
          <w:rPr>
            <w:sz w:val="28"/>
            <w:szCs w:val="28"/>
            <w:lang w:val="en-US"/>
          </w:rPr>
          <w:t>thon</w:t>
        </w:r>
      </w:ins>
      <w:ins w:id="1878" w:author="Prakash Singh Kshatreeya" w:date="2026-04-12T11:31:00Z">
        <w:r w:rsidRPr="000820D8">
          <w:rPr>
            <w:sz w:val="28"/>
            <w:szCs w:val="28"/>
            <w:lang w:val="en-US"/>
          </w:rPr>
          <w:t xml:space="preserve"> creates a connection to this file. Hence when the file is updated, the connection is still open, while the cursor is at the </w:t>
        </w:r>
      </w:ins>
      <w:ins w:id="1879" w:author="Prakash Singh Kshatreeya" w:date="2026-04-12T11:32:00Z">
        <w:r>
          <w:rPr>
            <w:sz w:val="28"/>
            <w:szCs w:val="28"/>
            <w:lang w:val="en-US"/>
          </w:rPr>
          <w:t xml:space="preserve">same </w:t>
        </w:r>
        <w:r w:rsidR="00725BB1">
          <w:rPr>
            <w:sz w:val="28"/>
            <w:szCs w:val="28"/>
            <w:lang w:val="en-US"/>
          </w:rPr>
          <w:t>position. this we get the newly added content, upon reading again</w:t>
        </w:r>
      </w:ins>
    </w:p>
    <w:p w14:paraId="57155479" w14:textId="4698DDFB" w:rsidR="00725BB1" w:rsidRPr="00725BB1" w:rsidRDefault="00725BB1" w:rsidP="00725BB1">
      <w:pPr>
        <w:pStyle w:val="ListParagraph"/>
        <w:numPr>
          <w:ilvl w:val="0"/>
          <w:numId w:val="3"/>
        </w:numPr>
        <w:rPr>
          <w:ins w:id="1880" w:author="Prakash Singh Kshatreeya" w:date="2026-04-12T11:33:00Z"/>
          <w:sz w:val="28"/>
          <w:szCs w:val="28"/>
          <w:lang w:val="en-US"/>
          <w:rPrChange w:id="1881" w:author="Prakash Singh Kshatreeya" w:date="2026-04-12T11:33:00Z">
            <w:rPr>
              <w:ins w:id="1882" w:author="Prakash Singh Kshatreeya" w:date="2026-04-12T11:33:00Z"/>
              <w:b/>
              <w:bCs/>
              <w:sz w:val="28"/>
              <w:szCs w:val="28"/>
              <w:lang w:val="en-US"/>
            </w:rPr>
          </w:rPrChange>
        </w:rPr>
      </w:pPr>
      <w:proofErr w:type="spellStart"/>
      <w:ins w:id="1883" w:author="Prakash Singh Kshatreeya" w:date="2026-04-12T11:33:00Z">
        <w:r>
          <w:rPr>
            <w:sz w:val="28"/>
            <w:szCs w:val="28"/>
            <w:lang w:val="en-US"/>
          </w:rPr>
          <w:t>File.seek</w:t>
        </w:r>
        <w:proofErr w:type="spellEnd"/>
        <w:r>
          <w:rPr>
            <w:sz w:val="28"/>
            <w:szCs w:val="28"/>
            <w:lang w:val="en-US"/>
          </w:rPr>
          <w:t xml:space="preserve">(0) # </w:t>
        </w:r>
        <w:r>
          <w:rPr>
            <w:b/>
            <w:bCs/>
            <w:sz w:val="28"/>
            <w:szCs w:val="28"/>
            <w:lang w:val="en-US"/>
          </w:rPr>
          <w:t>cursor moves back to the start</w:t>
        </w:r>
      </w:ins>
    </w:p>
    <w:p w14:paraId="0C513A90" w14:textId="79707CC2" w:rsidR="00725BB1" w:rsidRPr="00725BB1" w:rsidRDefault="00725BB1" w:rsidP="00725BB1">
      <w:pPr>
        <w:pStyle w:val="ListParagraph"/>
        <w:numPr>
          <w:ilvl w:val="0"/>
          <w:numId w:val="3"/>
        </w:numPr>
        <w:rPr>
          <w:ins w:id="1884" w:author="Prakash Singh Kshatreeya" w:date="2026-04-12T11:33:00Z"/>
          <w:sz w:val="28"/>
          <w:szCs w:val="28"/>
          <w:lang w:val="en-US"/>
          <w:rPrChange w:id="1885" w:author="Prakash Singh Kshatreeya" w:date="2026-04-12T11:33:00Z">
            <w:rPr>
              <w:ins w:id="1886" w:author="Prakash Singh Kshatreeya" w:date="2026-04-12T11:33:00Z"/>
              <w:b/>
              <w:bCs/>
              <w:sz w:val="28"/>
              <w:szCs w:val="28"/>
              <w:lang w:val="en-US"/>
            </w:rPr>
          </w:rPrChange>
        </w:rPr>
      </w:pPr>
      <w:proofErr w:type="spellStart"/>
      <w:ins w:id="1887" w:author="Prakash Singh Kshatreeya" w:date="2026-04-12T11:33:00Z">
        <w:r>
          <w:rPr>
            <w:sz w:val="28"/>
            <w:szCs w:val="28"/>
            <w:lang w:val="en-US"/>
          </w:rPr>
          <w:t>File.read</w:t>
        </w:r>
        <w:proofErr w:type="spellEnd"/>
        <w:r>
          <w:rPr>
            <w:sz w:val="28"/>
            <w:szCs w:val="28"/>
            <w:lang w:val="en-US"/>
          </w:rPr>
          <w:t>() #</w:t>
        </w:r>
        <w:r>
          <w:rPr>
            <w:b/>
            <w:bCs/>
            <w:sz w:val="28"/>
            <w:szCs w:val="28"/>
            <w:lang w:val="en-US"/>
          </w:rPr>
          <w:t>file contents …</w:t>
        </w:r>
      </w:ins>
    </w:p>
    <w:p w14:paraId="60C09039" w14:textId="29750DAF" w:rsidR="00725BB1" w:rsidRPr="00725BB1" w:rsidRDefault="00725BB1" w:rsidP="00725BB1">
      <w:pPr>
        <w:pStyle w:val="ListParagraph"/>
        <w:numPr>
          <w:ilvl w:val="0"/>
          <w:numId w:val="3"/>
        </w:numPr>
        <w:rPr>
          <w:ins w:id="1888" w:author="Prakash Singh Kshatreeya" w:date="2026-04-12T11:34:00Z"/>
          <w:sz w:val="28"/>
          <w:szCs w:val="28"/>
          <w:lang w:val="en-US"/>
          <w:rPrChange w:id="1889" w:author="Prakash Singh Kshatreeya" w:date="2026-04-12T11:34:00Z">
            <w:rPr>
              <w:ins w:id="1890" w:author="Prakash Singh Kshatreeya" w:date="2026-04-12T11:34:00Z"/>
              <w:b/>
              <w:bCs/>
              <w:sz w:val="28"/>
              <w:szCs w:val="28"/>
              <w:lang w:val="en-US"/>
            </w:rPr>
          </w:rPrChange>
        </w:rPr>
      </w:pPr>
      <w:proofErr w:type="spellStart"/>
      <w:proofErr w:type="gramStart"/>
      <w:ins w:id="1891" w:author="Prakash Singh Kshatreeya" w:date="2026-04-12T11:34:00Z">
        <w:r>
          <w:rPr>
            <w:sz w:val="28"/>
            <w:szCs w:val="28"/>
            <w:lang w:val="en-US"/>
          </w:rPr>
          <w:t>file.seek</w:t>
        </w:r>
        <w:proofErr w:type="spellEnd"/>
        <w:proofErr w:type="gramEnd"/>
        <w:r>
          <w:rPr>
            <w:sz w:val="28"/>
            <w:szCs w:val="28"/>
            <w:lang w:val="en-US"/>
          </w:rPr>
          <w:t>(10) #</w:t>
        </w:r>
        <w:r>
          <w:rPr>
            <w:b/>
            <w:bCs/>
            <w:sz w:val="28"/>
            <w:szCs w:val="28"/>
            <w:lang w:val="en-US"/>
          </w:rPr>
          <w:t>cursor at position 10</w:t>
        </w:r>
      </w:ins>
    </w:p>
    <w:p w14:paraId="44CDFFBE" w14:textId="5FC175AC" w:rsidR="00725BB1" w:rsidRPr="00725BB1" w:rsidRDefault="00725BB1" w:rsidP="00725BB1">
      <w:pPr>
        <w:pStyle w:val="ListParagraph"/>
        <w:numPr>
          <w:ilvl w:val="0"/>
          <w:numId w:val="3"/>
        </w:numPr>
        <w:rPr>
          <w:ins w:id="1892" w:author="Prakash Singh Kshatreeya" w:date="2026-04-12T11:35:00Z"/>
          <w:sz w:val="28"/>
          <w:szCs w:val="28"/>
          <w:lang w:val="en-US"/>
          <w:rPrChange w:id="1893" w:author="Prakash Singh Kshatreeya" w:date="2026-04-12T11:35:00Z">
            <w:rPr>
              <w:ins w:id="1894" w:author="Prakash Singh Kshatreeya" w:date="2026-04-12T11:35:00Z"/>
              <w:b/>
              <w:bCs/>
              <w:sz w:val="28"/>
              <w:szCs w:val="28"/>
              <w:lang w:val="en-US"/>
            </w:rPr>
          </w:rPrChange>
        </w:rPr>
      </w:pPr>
      <w:proofErr w:type="spellStart"/>
      <w:proofErr w:type="gramStart"/>
      <w:ins w:id="1895" w:author="Prakash Singh Kshatreeya" w:date="2026-04-12T11:34:00Z">
        <w:r>
          <w:rPr>
            <w:sz w:val="28"/>
            <w:szCs w:val="28"/>
            <w:lang w:val="en-US"/>
          </w:rPr>
          <w:t>file.seek</w:t>
        </w:r>
        <w:proofErr w:type="spellEnd"/>
        <w:proofErr w:type="gramEnd"/>
        <w:r>
          <w:rPr>
            <w:sz w:val="28"/>
            <w:szCs w:val="28"/>
            <w:lang w:val="en-US"/>
          </w:rPr>
          <w:t>(30) #</w:t>
        </w:r>
        <w:r>
          <w:rPr>
            <w:b/>
            <w:bCs/>
            <w:sz w:val="28"/>
            <w:szCs w:val="28"/>
            <w:lang w:val="en-US"/>
          </w:rPr>
          <w:t>cursor at position 30</w:t>
        </w:r>
      </w:ins>
    </w:p>
    <w:p w14:paraId="7BB2A512" w14:textId="5C203163" w:rsidR="00725BB1" w:rsidRDefault="00725BB1" w:rsidP="00725BB1">
      <w:pPr>
        <w:pStyle w:val="ListParagraph"/>
        <w:numPr>
          <w:ilvl w:val="0"/>
          <w:numId w:val="1"/>
        </w:numPr>
        <w:rPr>
          <w:ins w:id="1896" w:author="Prakash Singh Kshatreeya" w:date="2026-04-12T11:36:00Z"/>
          <w:sz w:val="28"/>
          <w:szCs w:val="28"/>
          <w:lang w:val="en-US"/>
        </w:rPr>
      </w:pPr>
      <w:ins w:id="1897" w:author="Prakash Singh Kshatreeya" w:date="2026-04-12T11:36:00Z">
        <w:r>
          <w:rPr>
            <w:sz w:val="28"/>
            <w:szCs w:val="28"/>
            <w:lang w:val="en-US"/>
          </w:rPr>
          <w:t xml:space="preserve">to read a complete line use the </w:t>
        </w:r>
        <w:proofErr w:type="spellStart"/>
        <w:r>
          <w:rPr>
            <w:sz w:val="28"/>
            <w:szCs w:val="28"/>
            <w:lang w:val="en-US"/>
          </w:rPr>
          <w:t>readline</w:t>
        </w:r>
        <w:proofErr w:type="spellEnd"/>
        <w:r>
          <w:rPr>
            <w:sz w:val="28"/>
            <w:szCs w:val="28"/>
            <w:lang w:val="en-US"/>
          </w:rPr>
          <w:t xml:space="preserve"> method</w:t>
        </w:r>
      </w:ins>
    </w:p>
    <w:p w14:paraId="5E8F58D2" w14:textId="41FA96CB" w:rsidR="00725BB1" w:rsidRPr="00725BB1" w:rsidRDefault="00725BB1">
      <w:pPr>
        <w:pStyle w:val="ListParagraph"/>
        <w:numPr>
          <w:ilvl w:val="0"/>
          <w:numId w:val="3"/>
        </w:numPr>
        <w:rPr>
          <w:ins w:id="1898" w:author="Prakash Singh Kshatreeya" w:date="2026-04-12T11:36:00Z"/>
          <w:sz w:val="28"/>
          <w:szCs w:val="28"/>
          <w:lang w:val="en-US"/>
          <w:rPrChange w:id="1899" w:author="Prakash Singh Kshatreeya" w:date="2026-04-12T11:38:00Z">
            <w:rPr>
              <w:ins w:id="1900" w:author="Prakash Singh Kshatreeya" w:date="2026-04-12T11:36:00Z"/>
              <w:b/>
              <w:bCs/>
              <w:sz w:val="28"/>
              <w:szCs w:val="28"/>
              <w:lang w:val="en-US"/>
            </w:rPr>
          </w:rPrChange>
        </w:rPr>
        <w:pPrChange w:id="1901" w:author="Prakash Singh Kshatreeya" w:date="2026-04-12T11:38:00Z">
          <w:pPr>
            <w:pStyle w:val="ListParagraph"/>
            <w:numPr>
              <w:numId w:val="1"/>
            </w:numPr>
            <w:ind w:hanging="360"/>
          </w:pPr>
        </w:pPrChange>
      </w:pPr>
      <w:proofErr w:type="spellStart"/>
      <w:proofErr w:type="gramStart"/>
      <w:ins w:id="1902" w:author="Prakash Singh Kshatreeya" w:date="2026-04-12T11:36:00Z">
        <w:r w:rsidRPr="00725BB1">
          <w:rPr>
            <w:sz w:val="28"/>
            <w:szCs w:val="28"/>
            <w:lang w:val="en-US"/>
            <w:rPrChange w:id="1903" w:author="Prakash Singh Kshatreeya" w:date="2026-04-12T11:38:00Z">
              <w:rPr>
                <w:lang w:val="en-US"/>
              </w:rPr>
            </w:rPrChange>
          </w:rPr>
          <w:t>file.readline</w:t>
        </w:r>
        <w:proofErr w:type="spellEnd"/>
        <w:proofErr w:type="gramEnd"/>
        <w:r w:rsidRPr="00725BB1">
          <w:rPr>
            <w:sz w:val="28"/>
            <w:szCs w:val="28"/>
            <w:lang w:val="en-US"/>
            <w:rPrChange w:id="1904" w:author="Prakash Singh Kshatreeya" w:date="2026-04-12T11:38:00Z">
              <w:rPr>
                <w:lang w:val="en-US"/>
              </w:rPr>
            </w:rPrChange>
          </w:rPr>
          <w:t>() #</w:t>
        </w:r>
        <w:r w:rsidRPr="00725BB1">
          <w:rPr>
            <w:b/>
            <w:bCs/>
            <w:sz w:val="28"/>
            <w:szCs w:val="28"/>
            <w:lang w:val="en-US"/>
            <w:rPrChange w:id="1905" w:author="Prakash Singh Kshatreeya" w:date="2026-04-12T11:38:00Z">
              <w:rPr>
                <w:lang w:val="en-US"/>
              </w:rPr>
            </w:rPrChange>
          </w:rPr>
          <w:t>just one line (breaks at “\n” character)</w:t>
        </w:r>
      </w:ins>
    </w:p>
    <w:p w14:paraId="7EC42F11" w14:textId="4F0F37C8" w:rsidR="00725BB1" w:rsidRDefault="00725BB1" w:rsidP="00725BB1">
      <w:pPr>
        <w:pStyle w:val="ListParagraph"/>
        <w:numPr>
          <w:ilvl w:val="0"/>
          <w:numId w:val="1"/>
        </w:numPr>
        <w:rPr>
          <w:ins w:id="1906" w:author="Prakash Singh Kshatreeya" w:date="2026-04-12T11:37:00Z"/>
          <w:sz w:val="28"/>
          <w:szCs w:val="28"/>
          <w:lang w:val="en-US"/>
        </w:rPr>
      </w:pPr>
      <w:ins w:id="1907" w:author="Prakash Singh Kshatreeya" w:date="2026-04-12T11:37:00Z">
        <w:r>
          <w:rPr>
            <w:sz w:val="28"/>
            <w:szCs w:val="28"/>
            <w:lang w:val="en-US"/>
          </w:rPr>
          <w:t xml:space="preserve">To get all the lines in a list as items, use the </w:t>
        </w:r>
        <w:proofErr w:type="spellStart"/>
        <w:r>
          <w:rPr>
            <w:sz w:val="28"/>
            <w:szCs w:val="28"/>
            <w:lang w:val="en-US"/>
          </w:rPr>
          <w:t>readlines</w:t>
        </w:r>
        <w:proofErr w:type="spellEnd"/>
        <w:r>
          <w:rPr>
            <w:sz w:val="28"/>
            <w:szCs w:val="28"/>
            <w:lang w:val="en-US"/>
          </w:rPr>
          <w:t xml:space="preserve"> method</w:t>
        </w:r>
      </w:ins>
    </w:p>
    <w:p w14:paraId="7A7BF738" w14:textId="0342226F" w:rsidR="00725BB1" w:rsidRPr="00725BB1" w:rsidRDefault="00725BB1" w:rsidP="00725BB1">
      <w:pPr>
        <w:pStyle w:val="ListParagraph"/>
        <w:numPr>
          <w:ilvl w:val="0"/>
          <w:numId w:val="3"/>
        </w:numPr>
        <w:rPr>
          <w:ins w:id="1908" w:author="Prakash Singh Kshatreeya" w:date="2026-04-12T11:40:00Z"/>
          <w:sz w:val="28"/>
          <w:szCs w:val="28"/>
          <w:lang w:val="en-US"/>
          <w:rPrChange w:id="1909" w:author="Prakash Singh Kshatreeya" w:date="2026-04-12T11:40:00Z">
            <w:rPr>
              <w:ins w:id="1910" w:author="Prakash Singh Kshatreeya" w:date="2026-04-12T11:40:00Z"/>
              <w:b/>
              <w:bCs/>
              <w:sz w:val="28"/>
              <w:szCs w:val="28"/>
              <w:lang w:val="en-US"/>
            </w:rPr>
          </w:rPrChange>
        </w:rPr>
      </w:pPr>
      <w:proofErr w:type="spellStart"/>
      <w:ins w:id="1911" w:author="Prakash Singh Kshatreeya" w:date="2026-04-12T11:37:00Z">
        <w:r>
          <w:rPr>
            <w:sz w:val="28"/>
            <w:szCs w:val="28"/>
            <w:lang w:val="en-US"/>
          </w:rPr>
          <w:t>File.readlines</w:t>
        </w:r>
        <w:proofErr w:type="spellEnd"/>
        <w:r>
          <w:rPr>
            <w:sz w:val="28"/>
            <w:szCs w:val="28"/>
            <w:lang w:val="en-US"/>
          </w:rPr>
          <w:t>() #</w:t>
        </w:r>
        <w:r>
          <w:rPr>
            <w:b/>
            <w:bCs/>
            <w:sz w:val="28"/>
            <w:szCs w:val="28"/>
            <w:lang w:val="en-US"/>
          </w:rPr>
          <w:t>all lines in a list</w:t>
        </w:r>
      </w:ins>
    </w:p>
    <w:p w14:paraId="0C413654" w14:textId="77777777" w:rsidR="00725BB1" w:rsidRDefault="00725BB1" w:rsidP="00725BB1">
      <w:pPr>
        <w:rPr>
          <w:ins w:id="1912" w:author="Prakash Singh Kshatreeya" w:date="2026-04-12T11:40:00Z"/>
          <w:sz w:val="28"/>
          <w:szCs w:val="28"/>
          <w:lang w:val="en-US"/>
        </w:rPr>
      </w:pPr>
    </w:p>
    <w:p w14:paraId="711EB5A0" w14:textId="77777777" w:rsidR="00725BB1" w:rsidRPr="00725BB1" w:rsidRDefault="00725BB1">
      <w:pPr>
        <w:rPr>
          <w:ins w:id="1913" w:author="Prakash Singh Kshatreeya" w:date="2026-04-12T11:39:00Z"/>
          <w:sz w:val="28"/>
          <w:szCs w:val="28"/>
          <w:lang w:val="en-US"/>
          <w:rPrChange w:id="1914" w:author="Prakash Singh Kshatreeya" w:date="2026-04-12T11:40:00Z">
            <w:rPr>
              <w:ins w:id="1915" w:author="Prakash Singh Kshatreeya" w:date="2026-04-12T11:39:00Z"/>
              <w:b/>
              <w:bCs/>
              <w:sz w:val="28"/>
              <w:szCs w:val="28"/>
              <w:lang w:val="en-US"/>
            </w:rPr>
          </w:rPrChange>
        </w:rPr>
        <w:pPrChange w:id="1916" w:author="Prakash Singh Kshatreeya" w:date="2026-04-12T11:40:00Z">
          <w:pPr>
            <w:pStyle w:val="ListParagraph"/>
            <w:numPr>
              <w:numId w:val="3"/>
            </w:numPr>
            <w:ind w:left="1080" w:hanging="360"/>
          </w:pPr>
        </w:pPrChange>
      </w:pPr>
    </w:p>
    <w:p w14:paraId="531318EF" w14:textId="6FCFDEEB" w:rsidR="00725BB1" w:rsidRDefault="00725BB1" w:rsidP="00725BB1">
      <w:pPr>
        <w:rPr>
          <w:ins w:id="1917" w:author="Prakash Singh Kshatreeya" w:date="2026-04-12T11:39:00Z"/>
          <w:b/>
          <w:bCs/>
          <w:sz w:val="28"/>
          <w:szCs w:val="28"/>
          <w:lang w:val="en-US"/>
        </w:rPr>
      </w:pPr>
      <w:ins w:id="1918" w:author="Prakash Singh Kshatreeya" w:date="2026-04-12T11:39:00Z">
        <w:r>
          <w:rPr>
            <w:b/>
            <w:bCs/>
            <w:sz w:val="28"/>
            <w:szCs w:val="28"/>
            <w:lang w:val="en-US"/>
          </w:rPr>
          <w:lastRenderedPageBreak/>
          <w:t xml:space="preserve">CLOSEING A </w:t>
        </w:r>
        <w:proofErr w:type="gramStart"/>
        <w:r>
          <w:rPr>
            <w:b/>
            <w:bCs/>
            <w:sz w:val="28"/>
            <w:szCs w:val="28"/>
            <w:lang w:val="en-US"/>
          </w:rPr>
          <w:t>FILE :</w:t>
        </w:r>
        <w:proofErr w:type="gramEnd"/>
      </w:ins>
    </w:p>
    <w:p w14:paraId="5C12A72B" w14:textId="3EF9EFC8" w:rsidR="00725BB1" w:rsidRPr="00725BB1" w:rsidRDefault="00725BB1" w:rsidP="00725BB1">
      <w:pPr>
        <w:pStyle w:val="ListParagraph"/>
        <w:numPr>
          <w:ilvl w:val="0"/>
          <w:numId w:val="1"/>
        </w:numPr>
        <w:rPr>
          <w:ins w:id="1919" w:author="Prakash Singh Kshatreeya" w:date="2026-04-12T11:40:00Z"/>
          <w:b/>
          <w:bCs/>
          <w:sz w:val="28"/>
          <w:szCs w:val="28"/>
          <w:lang w:val="en-US"/>
          <w:rPrChange w:id="1920" w:author="Prakash Singh Kshatreeya" w:date="2026-04-12T11:40:00Z">
            <w:rPr>
              <w:ins w:id="1921" w:author="Prakash Singh Kshatreeya" w:date="2026-04-12T11:40:00Z"/>
              <w:sz w:val="28"/>
              <w:szCs w:val="28"/>
              <w:lang w:val="en-US"/>
            </w:rPr>
          </w:rPrChange>
        </w:rPr>
      </w:pPr>
      <w:ins w:id="1922" w:author="Prakash Singh Kshatreeya" w:date="2026-04-12T11:39:00Z">
        <w:r>
          <w:rPr>
            <w:sz w:val="28"/>
            <w:szCs w:val="28"/>
            <w:lang w:val="en-US"/>
          </w:rPr>
          <w:t>You can close</w:t>
        </w:r>
      </w:ins>
      <w:ins w:id="1923" w:author="Prakash Singh Kshatreeya" w:date="2026-04-12T11:40:00Z">
        <w:r>
          <w:rPr>
            <w:sz w:val="28"/>
            <w:szCs w:val="28"/>
            <w:lang w:val="en-US"/>
          </w:rPr>
          <w:t xml:space="preserve"> a file with the close method </w:t>
        </w:r>
      </w:ins>
    </w:p>
    <w:p w14:paraId="3D5E7EC0" w14:textId="689CDDD5" w:rsidR="00725BB1" w:rsidRPr="00725BB1" w:rsidRDefault="00725BB1" w:rsidP="00725BB1">
      <w:pPr>
        <w:pStyle w:val="ListParagraph"/>
        <w:numPr>
          <w:ilvl w:val="0"/>
          <w:numId w:val="1"/>
        </w:numPr>
        <w:rPr>
          <w:ins w:id="1924" w:author="Prakash Singh Kshatreeya" w:date="2026-04-12T11:41:00Z"/>
          <w:b/>
          <w:bCs/>
          <w:sz w:val="28"/>
          <w:szCs w:val="28"/>
          <w:lang w:val="en-US"/>
          <w:rPrChange w:id="1925" w:author="Prakash Singh Kshatreeya" w:date="2026-04-12T11:41:00Z">
            <w:rPr>
              <w:ins w:id="1926" w:author="Prakash Singh Kshatreeya" w:date="2026-04-12T11:41:00Z"/>
              <w:sz w:val="28"/>
              <w:szCs w:val="28"/>
              <w:lang w:val="en-US"/>
            </w:rPr>
          </w:rPrChange>
        </w:rPr>
      </w:pPr>
      <w:proofErr w:type="gramStart"/>
      <w:ins w:id="1927" w:author="Prakash Singh Kshatreeya" w:date="2026-04-12T11:40:00Z">
        <w:r>
          <w:rPr>
            <w:sz w:val="28"/>
            <w:szCs w:val="28"/>
            <w:lang w:val="en-US"/>
          </w:rPr>
          <w:t>You  can</w:t>
        </w:r>
        <w:proofErr w:type="gramEnd"/>
        <w:r>
          <w:rPr>
            <w:sz w:val="28"/>
            <w:szCs w:val="28"/>
            <w:lang w:val="en-US"/>
          </w:rPr>
          <w:t xml:space="preserve"> check if a file is closed with the closed attri</w:t>
        </w:r>
      </w:ins>
      <w:ins w:id="1928" w:author="Prakash Singh Kshatreeya" w:date="2026-04-12T11:41:00Z">
        <w:r>
          <w:rPr>
            <w:sz w:val="28"/>
            <w:szCs w:val="28"/>
            <w:lang w:val="en-US"/>
          </w:rPr>
          <w:t>bute</w:t>
        </w:r>
      </w:ins>
    </w:p>
    <w:p w14:paraId="209DC4EE" w14:textId="65F1A0B3" w:rsidR="00725BB1" w:rsidRPr="00725BB1" w:rsidRDefault="00725BB1" w:rsidP="00725BB1">
      <w:pPr>
        <w:pStyle w:val="ListParagraph"/>
        <w:numPr>
          <w:ilvl w:val="0"/>
          <w:numId w:val="1"/>
        </w:numPr>
        <w:rPr>
          <w:ins w:id="1929" w:author="Prakash Singh Kshatreeya" w:date="2026-04-12T11:41:00Z"/>
          <w:b/>
          <w:bCs/>
          <w:sz w:val="28"/>
          <w:szCs w:val="28"/>
          <w:lang w:val="en-US"/>
          <w:rPrChange w:id="1930" w:author="Prakash Singh Kshatreeya" w:date="2026-04-12T11:41:00Z">
            <w:rPr>
              <w:ins w:id="1931" w:author="Prakash Singh Kshatreeya" w:date="2026-04-12T11:41:00Z"/>
              <w:sz w:val="28"/>
              <w:szCs w:val="28"/>
              <w:lang w:val="en-US"/>
            </w:rPr>
          </w:rPrChange>
        </w:rPr>
      </w:pPr>
      <w:ins w:id="1932" w:author="Prakash Singh Kshatreeya" w:date="2026-04-12T11:41:00Z">
        <w:r>
          <w:rPr>
            <w:sz w:val="28"/>
            <w:szCs w:val="28"/>
            <w:lang w:val="en-US"/>
          </w:rPr>
          <w:t>You cannot read the files once it’s closed. It will throw error.</w:t>
        </w:r>
      </w:ins>
    </w:p>
    <w:p w14:paraId="5F6318FB" w14:textId="3B1E948F" w:rsidR="00725BB1" w:rsidRPr="00725BB1" w:rsidRDefault="00725BB1" w:rsidP="00725BB1">
      <w:pPr>
        <w:pStyle w:val="ListParagraph"/>
        <w:numPr>
          <w:ilvl w:val="0"/>
          <w:numId w:val="3"/>
        </w:numPr>
        <w:rPr>
          <w:ins w:id="1933" w:author="Prakash Singh Kshatreeya" w:date="2026-04-12T11:42:00Z"/>
          <w:b/>
          <w:bCs/>
          <w:sz w:val="28"/>
          <w:szCs w:val="28"/>
          <w:lang w:val="en-US"/>
          <w:rPrChange w:id="1934" w:author="Prakash Singh Kshatreeya" w:date="2026-04-12T11:42:00Z">
            <w:rPr>
              <w:ins w:id="1935" w:author="Prakash Singh Kshatreeya" w:date="2026-04-12T11:42:00Z"/>
              <w:sz w:val="28"/>
              <w:szCs w:val="28"/>
              <w:lang w:val="en-US"/>
            </w:rPr>
          </w:rPrChange>
        </w:rPr>
      </w:pPr>
      <w:proofErr w:type="spellStart"/>
      <w:ins w:id="1936" w:author="Prakash Singh Kshatreeya" w:date="2026-04-12T11:41:00Z">
        <w:r>
          <w:rPr>
            <w:sz w:val="28"/>
            <w:szCs w:val="28"/>
            <w:lang w:val="en-US"/>
          </w:rPr>
          <w:t>File.c</w:t>
        </w:r>
      </w:ins>
      <w:ins w:id="1937" w:author="Prakash Singh Kshatreeya" w:date="2026-04-12T11:42:00Z">
        <w:r>
          <w:rPr>
            <w:sz w:val="28"/>
            <w:szCs w:val="28"/>
            <w:lang w:val="en-US"/>
          </w:rPr>
          <w:t>lose</w:t>
        </w:r>
        <w:proofErr w:type="spellEnd"/>
        <w:r>
          <w:rPr>
            <w:sz w:val="28"/>
            <w:szCs w:val="28"/>
            <w:lang w:val="en-US"/>
          </w:rPr>
          <w:t>()</w:t>
        </w:r>
      </w:ins>
    </w:p>
    <w:p w14:paraId="1DF84830" w14:textId="2C418B97" w:rsidR="00725BB1" w:rsidRPr="00725BB1" w:rsidRDefault="00725BB1" w:rsidP="00725BB1">
      <w:pPr>
        <w:pStyle w:val="ListParagraph"/>
        <w:numPr>
          <w:ilvl w:val="0"/>
          <w:numId w:val="3"/>
        </w:numPr>
        <w:rPr>
          <w:ins w:id="1938" w:author="Prakash Singh Kshatreeya" w:date="2026-04-12T11:42:00Z"/>
          <w:b/>
          <w:bCs/>
          <w:sz w:val="28"/>
          <w:szCs w:val="28"/>
          <w:lang w:val="en-US"/>
          <w:rPrChange w:id="1939" w:author="Prakash Singh Kshatreeya" w:date="2026-04-12T11:42:00Z">
            <w:rPr>
              <w:ins w:id="1940" w:author="Prakash Singh Kshatreeya" w:date="2026-04-12T11:42:00Z"/>
              <w:sz w:val="28"/>
              <w:szCs w:val="28"/>
              <w:lang w:val="en-US"/>
            </w:rPr>
          </w:rPrChange>
        </w:rPr>
      </w:pPr>
      <w:proofErr w:type="spellStart"/>
      <w:ins w:id="1941" w:author="Prakash Singh Kshatreeya" w:date="2026-04-12T11:42:00Z">
        <w:r>
          <w:rPr>
            <w:sz w:val="28"/>
            <w:szCs w:val="28"/>
            <w:lang w:val="en-US"/>
          </w:rPr>
          <w:t>File.closed</w:t>
        </w:r>
        <w:proofErr w:type="spellEnd"/>
        <w:r>
          <w:rPr>
            <w:sz w:val="28"/>
            <w:szCs w:val="28"/>
            <w:lang w:val="en-US"/>
          </w:rPr>
          <w:t xml:space="preserve"> #true</w:t>
        </w:r>
      </w:ins>
    </w:p>
    <w:p w14:paraId="349EA791" w14:textId="10D3EEFF" w:rsidR="00725BB1" w:rsidRPr="00871526" w:rsidRDefault="00725BB1" w:rsidP="00725BB1">
      <w:pPr>
        <w:pStyle w:val="ListParagraph"/>
        <w:numPr>
          <w:ilvl w:val="0"/>
          <w:numId w:val="3"/>
        </w:numPr>
        <w:rPr>
          <w:ins w:id="1942" w:author="Prakash Singh Kshatreeya" w:date="2026-04-12T12:06:00Z"/>
          <w:b/>
          <w:bCs/>
          <w:sz w:val="28"/>
          <w:szCs w:val="28"/>
          <w:lang w:val="en-US"/>
          <w:rPrChange w:id="1943" w:author="Prakash Singh Kshatreeya" w:date="2026-04-12T12:06:00Z">
            <w:rPr>
              <w:ins w:id="1944" w:author="Prakash Singh Kshatreeya" w:date="2026-04-12T12:06:00Z"/>
              <w:sz w:val="28"/>
              <w:szCs w:val="28"/>
            </w:rPr>
          </w:rPrChange>
        </w:rPr>
      </w:pPr>
      <w:proofErr w:type="spellStart"/>
      <w:ins w:id="1945" w:author="Prakash Singh Kshatreeya" w:date="2026-04-12T11:42:00Z">
        <w:r>
          <w:rPr>
            <w:sz w:val="28"/>
            <w:szCs w:val="28"/>
            <w:lang w:val="en-US"/>
          </w:rPr>
          <w:t>File.read</w:t>
        </w:r>
        <w:proofErr w:type="spellEnd"/>
        <w:r>
          <w:rPr>
            <w:sz w:val="28"/>
            <w:szCs w:val="28"/>
            <w:lang w:val="en-US"/>
          </w:rPr>
          <w:t>() #ValueError: I/O operation on closed file</w:t>
        </w:r>
      </w:ins>
    </w:p>
    <w:p w14:paraId="2BC394D0" w14:textId="71C8BCC6" w:rsidR="00871526" w:rsidRDefault="00871526" w:rsidP="00871526">
      <w:pPr>
        <w:rPr>
          <w:ins w:id="1946" w:author="Prakash Singh Kshatreeya" w:date="2026-04-12T12:07:00Z"/>
          <w:b/>
          <w:bCs/>
          <w:sz w:val="28"/>
          <w:szCs w:val="28"/>
          <w:lang w:val="en-US"/>
        </w:rPr>
      </w:pPr>
      <w:ins w:id="1947" w:author="Prakash Singh Kshatreeya" w:date="2026-04-12T12:06:00Z">
        <w:r w:rsidRPr="007D08EA">
          <w:rPr>
            <w:b/>
            <w:bCs/>
            <w:sz w:val="28"/>
            <w:szCs w:val="28"/>
            <w:lang w:val="en-US"/>
            <w:rPrChange w:id="1948" w:author="Prakash Singh Kshatreeya" w:date="2026-04-12T12:20:00Z">
              <w:rPr>
                <w:sz w:val="28"/>
                <w:szCs w:val="28"/>
                <w:lang w:val="en-US"/>
              </w:rPr>
            </w:rPrChange>
          </w:rPr>
          <w:t xml:space="preserve">USING </w:t>
        </w:r>
      </w:ins>
      <w:ins w:id="1949" w:author="Prakash Singh Kshatreeya" w:date="2026-04-12T12:20:00Z">
        <w:r w:rsidR="007D08EA" w:rsidRPr="007D08EA">
          <w:rPr>
            <w:b/>
            <w:bCs/>
            <w:sz w:val="28"/>
            <w:szCs w:val="28"/>
            <w:lang w:val="en-US"/>
            <w:rPrChange w:id="1950" w:author="Prakash Singh Kshatreeya" w:date="2026-04-12T12:20:00Z">
              <w:rPr>
                <w:sz w:val="28"/>
                <w:szCs w:val="28"/>
                <w:lang w:val="en-US"/>
              </w:rPr>
            </w:rPrChange>
          </w:rPr>
          <w:t>“</w:t>
        </w:r>
      </w:ins>
      <w:ins w:id="1951" w:author="Prakash Singh Kshatreeya" w:date="2026-04-12T12:06:00Z">
        <w:r w:rsidRPr="007D08EA">
          <w:rPr>
            <w:b/>
            <w:bCs/>
            <w:sz w:val="28"/>
            <w:szCs w:val="28"/>
            <w:lang w:val="en-US"/>
          </w:rPr>
          <w:t>WI</w:t>
        </w:r>
      </w:ins>
      <w:ins w:id="1952" w:author="Prakash Singh Kshatreeya" w:date="2026-04-12T12:07:00Z">
        <w:r w:rsidRPr="007D08EA">
          <w:rPr>
            <w:b/>
            <w:bCs/>
            <w:sz w:val="28"/>
            <w:szCs w:val="28"/>
            <w:lang w:val="en-US"/>
          </w:rPr>
          <w:t>TH</w:t>
        </w:r>
      </w:ins>
      <w:ins w:id="1953" w:author="Prakash Singh Kshatreeya" w:date="2026-04-12T12:20:00Z">
        <w:r w:rsidR="007D08EA" w:rsidRPr="007D08EA">
          <w:rPr>
            <w:b/>
            <w:bCs/>
            <w:sz w:val="28"/>
            <w:szCs w:val="28"/>
            <w:lang w:val="en-US"/>
          </w:rPr>
          <w:t>”</w:t>
        </w:r>
      </w:ins>
      <w:ins w:id="1954" w:author="Prakash Singh Kshatreeya" w:date="2026-04-12T12:07:00Z">
        <w:r w:rsidRPr="007D08EA">
          <w:rPr>
            <w:b/>
            <w:bCs/>
            <w:sz w:val="28"/>
            <w:szCs w:val="28"/>
            <w:lang w:val="en-US"/>
          </w:rPr>
          <w:t xml:space="preserve"> </w:t>
        </w:r>
        <w:proofErr w:type="gramStart"/>
        <w:r w:rsidRPr="007D08EA">
          <w:rPr>
            <w:b/>
            <w:bCs/>
            <w:sz w:val="28"/>
            <w:szCs w:val="28"/>
            <w:lang w:val="en-US"/>
          </w:rPr>
          <w:t>STATEMENTS</w:t>
        </w:r>
        <w:r w:rsidRPr="007D08EA">
          <w:rPr>
            <w:sz w:val="28"/>
            <w:szCs w:val="28"/>
            <w:lang w:val="en-US"/>
            <w:rPrChange w:id="1955" w:author="Prakash Singh Kshatreeya" w:date="2026-04-12T12:20:00Z">
              <w:rPr>
                <w:b/>
                <w:bCs/>
                <w:sz w:val="28"/>
                <w:szCs w:val="28"/>
                <w:lang w:val="en-US"/>
              </w:rPr>
            </w:rPrChange>
          </w:rPr>
          <w:t xml:space="preserve"> </w:t>
        </w:r>
        <w:r>
          <w:rPr>
            <w:b/>
            <w:bCs/>
            <w:sz w:val="28"/>
            <w:szCs w:val="28"/>
            <w:lang w:val="en-US"/>
          </w:rPr>
          <w:t>:</w:t>
        </w:r>
        <w:proofErr w:type="gramEnd"/>
      </w:ins>
    </w:p>
    <w:p w14:paraId="763B4A0C" w14:textId="413394D0" w:rsidR="00871526" w:rsidRPr="00871526" w:rsidRDefault="00871526" w:rsidP="00871526">
      <w:pPr>
        <w:pStyle w:val="ListParagraph"/>
        <w:numPr>
          <w:ilvl w:val="0"/>
          <w:numId w:val="1"/>
        </w:numPr>
        <w:rPr>
          <w:ins w:id="1956" w:author="Prakash Singh Kshatreeya" w:date="2026-04-12T12:07:00Z"/>
          <w:b/>
          <w:bCs/>
          <w:sz w:val="28"/>
          <w:szCs w:val="28"/>
          <w:lang w:val="en-US"/>
          <w:rPrChange w:id="1957" w:author="Prakash Singh Kshatreeya" w:date="2026-04-12T12:07:00Z">
            <w:rPr>
              <w:ins w:id="1958" w:author="Prakash Singh Kshatreeya" w:date="2026-04-12T12:07:00Z"/>
              <w:sz w:val="28"/>
              <w:szCs w:val="28"/>
              <w:lang w:val="en-US"/>
            </w:rPr>
          </w:rPrChange>
        </w:rPr>
      </w:pPr>
      <w:ins w:id="1959" w:author="Prakash Singh Kshatreeya" w:date="2026-04-12T12:07:00Z">
        <w:r>
          <w:rPr>
            <w:sz w:val="28"/>
            <w:szCs w:val="28"/>
            <w:lang w:val="en-US"/>
          </w:rPr>
          <w:t>A more common way of reading files is using with blocks</w:t>
        </w:r>
      </w:ins>
    </w:p>
    <w:p w14:paraId="3915D0BA" w14:textId="442EEB3B" w:rsidR="00871526" w:rsidRPr="00871526" w:rsidRDefault="00871526" w:rsidP="00871526">
      <w:pPr>
        <w:pStyle w:val="ListParagraph"/>
        <w:numPr>
          <w:ilvl w:val="0"/>
          <w:numId w:val="1"/>
        </w:numPr>
        <w:rPr>
          <w:ins w:id="1960" w:author="Prakash Singh Kshatreeya" w:date="2026-04-12T12:07:00Z"/>
          <w:b/>
          <w:bCs/>
          <w:sz w:val="28"/>
          <w:szCs w:val="28"/>
          <w:lang w:val="en-US"/>
          <w:rPrChange w:id="1961" w:author="Prakash Singh Kshatreeya" w:date="2026-04-12T12:07:00Z">
            <w:rPr>
              <w:ins w:id="1962" w:author="Prakash Singh Kshatreeya" w:date="2026-04-12T12:07:00Z"/>
              <w:sz w:val="28"/>
              <w:szCs w:val="28"/>
              <w:lang w:val="en-US"/>
            </w:rPr>
          </w:rPrChange>
        </w:rPr>
      </w:pPr>
      <w:ins w:id="1963" w:author="Prakash Singh Kshatreeya" w:date="2026-04-12T12:07:00Z">
        <w:r>
          <w:rPr>
            <w:sz w:val="28"/>
            <w:szCs w:val="28"/>
            <w:lang w:val="en-US"/>
          </w:rPr>
          <w:t>They automatically close the file.</w:t>
        </w:r>
      </w:ins>
    </w:p>
    <w:p w14:paraId="174CC981" w14:textId="6D1CC287" w:rsidR="00871526" w:rsidRPr="00871526" w:rsidRDefault="00871526" w:rsidP="00871526">
      <w:pPr>
        <w:pStyle w:val="ListParagraph"/>
        <w:numPr>
          <w:ilvl w:val="0"/>
          <w:numId w:val="1"/>
        </w:numPr>
        <w:rPr>
          <w:ins w:id="1964" w:author="Prakash Singh Kshatreeya" w:date="2026-04-12T12:08:00Z"/>
          <w:b/>
          <w:bCs/>
          <w:sz w:val="28"/>
          <w:szCs w:val="28"/>
          <w:lang w:val="en-US"/>
          <w:rPrChange w:id="1965" w:author="Prakash Singh Kshatreeya" w:date="2026-04-12T12:08:00Z">
            <w:rPr>
              <w:ins w:id="1966" w:author="Prakash Singh Kshatreeya" w:date="2026-04-12T12:08:00Z"/>
              <w:sz w:val="28"/>
              <w:szCs w:val="28"/>
              <w:lang w:val="en-US"/>
            </w:rPr>
          </w:rPrChange>
        </w:rPr>
      </w:pPr>
      <w:ins w:id="1967" w:author="Prakash Singh Kshatreeya" w:date="2026-04-12T12:07:00Z">
        <w:r>
          <w:rPr>
            <w:sz w:val="28"/>
            <w:szCs w:val="28"/>
            <w:lang w:val="en-US"/>
          </w:rPr>
          <w:t>Similar to how for loops use __</w:t>
        </w:r>
      </w:ins>
      <w:proofErr w:type="spellStart"/>
      <w:ins w:id="1968" w:author="Prakash Singh Kshatreeya" w:date="2026-04-12T12:08:00Z">
        <w:r>
          <w:rPr>
            <w:sz w:val="28"/>
            <w:szCs w:val="28"/>
            <w:lang w:val="en-US"/>
          </w:rPr>
          <w:t>iter</w:t>
        </w:r>
        <w:proofErr w:type="spellEnd"/>
        <w:r>
          <w:rPr>
            <w:sz w:val="28"/>
            <w:szCs w:val="28"/>
            <w:lang w:val="en-US"/>
          </w:rPr>
          <w:t>_</w:t>
        </w:r>
        <w:proofErr w:type="gramStart"/>
        <w:r>
          <w:rPr>
            <w:sz w:val="28"/>
            <w:szCs w:val="28"/>
            <w:lang w:val="en-US"/>
          </w:rPr>
          <w:t>_(</w:t>
        </w:r>
        <w:proofErr w:type="gramEnd"/>
        <w:r>
          <w:rPr>
            <w:sz w:val="28"/>
            <w:szCs w:val="28"/>
            <w:lang w:val="en-US"/>
          </w:rPr>
          <w:t>) and __next__() method, with statements use __enter__() and __exit__() magic methods behind the scenes</w:t>
        </w:r>
      </w:ins>
    </w:p>
    <w:p w14:paraId="36C43E85" w14:textId="1965E9D9" w:rsidR="00871526" w:rsidRPr="00871526" w:rsidRDefault="00871526">
      <w:pPr>
        <w:pStyle w:val="ListParagraph"/>
        <w:numPr>
          <w:ilvl w:val="0"/>
          <w:numId w:val="1"/>
        </w:numPr>
        <w:rPr>
          <w:ins w:id="1969" w:author="Prakash Singh Kshatreeya" w:date="2026-04-12T11:34:00Z"/>
          <w:b/>
          <w:bCs/>
          <w:sz w:val="28"/>
          <w:szCs w:val="28"/>
          <w:lang w:val="en-US"/>
          <w:rPrChange w:id="1970" w:author="Prakash Singh Kshatreeya" w:date="2026-04-12T12:07:00Z">
            <w:rPr>
              <w:ins w:id="1971" w:author="Prakash Singh Kshatreeya" w:date="2026-04-12T11:34:00Z"/>
              <w:lang w:val="en-US"/>
            </w:rPr>
          </w:rPrChange>
        </w:rPr>
        <w:pPrChange w:id="1972" w:author="Prakash Singh Kshatreeya" w:date="2026-04-12T12:07:00Z">
          <w:pPr>
            <w:pStyle w:val="ListParagraph"/>
            <w:numPr>
              <w:numId w:val="3"/>
            </w:numPr>
            <w:ind w:left="1080" w:hanging="360"/>
          </w:pPr>
        </w:pPrChange>
      </w:pPr>
      <w:proofErr w:type="gramStart"/>
      <w:ins w:id="1973" w:author="Prakash Singh Kshatreeya" w:date="2026-04-12T12:08:00Z">
        <w:r>
          <w:rPr>
            <w:sz w:val="28"/>
            <w:szCs w:val="28"/>
            <w:lang w:val="en-US"/>
          </w:rPr>
          <w:t>Simil</w:t>
        </w:r>
      </w:ins>
      <w:ins w:id="1974" w:author="Prakash Singh Kshatreeya" w:date="2026-04-12T12:09:00Z">
        <w:r>
          <w:rPr>
            <w:sz w:val="28"/>
            <w:szCs w:val="28"/>
            <w:lang w:val="en-US"/>
          </w:rPr>
          <w:t>arly ,</w:t>
        </w:r>
        <w:proofErr w:type="gramEnd"/>
        <w:r>
          <w:rPr>
            <w:sz w:val="28"/>
            <w:szCs w:val="28"/>
            <w:lang w:val="en-US"/>
          </w:rPr>
          <w:t xml:space="preserve"> we can use these enter and exist </w:t>
        </w:r>
        <w:proofErr w:type="spellStart"/>
        <w:r>
          <w:rPr>
            <w:sz w:val="28"/>
            <w:szCs w:val="28"/>
            <w:lang w:val="en-US"/>
          </w:rPr>
          <w:t>dunders</w:t>
        </w:r>
        <w:proofErr w:type="spellEnd"/>
        <w:r>
          <w:rPr>
            <w:sz w:val="28"/>
            <w:szCs w:val="28"/>
            <w:lang w:val="en-US"/>
          </w:rPr>
          <w:t xml:space="preserve"> on our classes to make them work with ‘with’ statements</w:t>
        </w:r>
      </w:ins>
    </w:p>
    <w:p w14:paraId="11CC1EDA" w14:textId="4C1BC77B" w:rsidR="00871526" w:rsidRDefault="00871526" w:rsidP="00871526">
      <w:pPr>
        <w:rPr>
          <w:ins w:id="1975" w:author="Prakash Singh Kshatreeya" w:date="2026-04-12T12:14:00Z"/>
          <w:b/>
          <w:bCs/>
          <w:sz w:val="28"/>
          <w:szCs w:val="28"/>
          <w:lang w:val="en-US"/>
        </w:rPr>
      </w:pPr>
      <w:ins w:id="1976" w:author="Prakash Singh Kshatreeya" w:date="2026-04-12T12:14:00Z">
        <w:r>
          <w:rPr>
            <w:b/>
            <w:bCs/>
            <w:sz w:val="28"/>
            <w:szCs w:val="28"/>
            <w:lang w:val="en-US"/>
          </w:rPr>
          <w:t>WRITING FILES:</w:t>
        </w:r>
      </w:ins>
    </w:p>
    <w:p w14:paraId="04DA06A8" w14:textId="4E9F0C93" w:rsidR="00871526" w:rsidRPr="00871526" w:rsidRDefault="00871526" w:rsidP="00871526">
      <w:pPr>
        <w:pStyle w:val="ListParagraph"/>
        <w:numPr>
          <w:ilvl w:val="0"/>
          <w:numId w:val="1"/>
        </w:numPr>
        <w:rPr>
          <w:ins w:id="1977" w:author="Prakash Singh Kshatreeya" w:date="2026-04-12T12:15:00Z"/>
          <w:b/>
          <w:bCs/>
          <w:sz w:val="28"/>
          <w:szCs w:val="28"/>
          <w:lang w:val="en-US"/>
          <w:rPrChange w:id="1978" w:author="Prakash Singh Kshatreeya" w:date="2026-04-12T12:15:00Z">
            <w:rPr>
              <w:ins w:id="1979" w:author="Prakash Singh Kshatreeya" w:date="2026-04-12T12:15:00Z"/>
              <w:sz w:val="28"/>
              <w:szCs w:val="28"/>
              <w:lang w:val="en-US"/>
            </w:rPr>
          </w:rPrChange>
        </w:rPr>
      </w:pPr>
      <w:ins w:id="1980" w:author="Prakash Singh Kshatreeya" w:date="2026-04-12T12:14:00Z">
        <w:r>
          <w:rPr>
            <w:sz w:val="28"/>
            <w:szCs w:val="28"/>
            <w:lang w:val="en-US"/>
          </w:rPr>
          <w:t>You can use open to write to a file</w:t>
        </w:r>
      </w:ins>
      <w:ins w:id="1981" w:author="Prakash Singh Kshatreeya" w:date="2026-04-12T12:15:00Z">
        <w:r>
          <w:rPr>
            <w:sz w:val="28"/>
            <w:szCs w:val="28"/>
            <w:lang w:val="en-US"/>
          </w:rPr>
          <w:t>.</w:t>
        </w:r>
      </w:ins>
    </w:p>
    <w:p w14:paraId="7116D1F8" w14:textId="70963E0D" w:rsidR="00871526" w:rsidRPr="00871526" w:rsidRDefault="00871526" w:rsidP="00871526">
      <w:pPr>
        <w:pStyle w:val="ListParagraph"/>
        <w:numPr>
          <w:ilvl w:val="0"/>
          <w:numId w:val="1"/>
        </w:numPr>
        <w:rPr>
          <w:ins w:id="1982" w:author="Prakash Singh Kshatreeya" w:date="2026-04-12T12:15:00Z"/>
          <w:b/>
          <w:bCs/>
          <w:sz w:val="28"/>
          <w:szCs w:val="28"/>
          <w:lang w:val="en-US"/>
          <w:rPrChange w:id="1983" w:author="Prakash Singh Kshatreeya" w:date="2026-04-12T12:15:00Z">
            <w:rPr>
              <w:ins w:id="1984" w:author="Prakash Singh Kshatreeya" w:date="2026-04-12T12:15:00Z"/>
              <w:sz w:val="28"/>
              <w:szCs w:val="28"/>
              <w:lang w:val="en-US"/>
            </w:rPr>
          </w:rPrChange>
        </w:rPr>
      </w:pPr>
      <w:ins w:id="1985" w:author="Prakash Singh Kshatreeya" w:date="2026-04-12T12:15:00Z">
        <w:r>
          <w:rPr>
            <w:sz w:val="28"/>
            <w:szCs w:val="28"/>
            <w:lang w:val="en-US"/>
          </w:rPr>
          <w:t>You have to specify the ‘w’ flag as the second argument</w:t>
        </w:r>
      </w:ins>
    </w:p>
    <w:p w14:paraId="4228C533" w14:textId="48DCE6FE" w:rsidR="00871526" w:rsidRPr="007D08EA" w:rsidRDefault="00871526" w:rsidP="00871526">
      <w:pPr>
        <w:pStyle w:val="ListParagraph"/>
        <w:numPr>
          <w:ilvl w:val="0"/>
          <w:numId w:val="1"/>
        </w:numPr>
        <w:rPr>
          <w:ins w:id="1986" w:author="Prakash Singh Kshatreeya" w:date="2026-04-12T12:16:00Z"/>
          <w:b/>
          <w:bCs/>
          <w:sz w:val="28"/>
          <w:szCs w:val="28"/>
          <w:lang w:val="en-US"/>
          <w:rPrChange w:id="1987" w:author="Prakash Singh Kshatreeya" w:date="2026-04-12T12:16:00Z">
            <w:rPr>
              <w:ins w:id="1988" w:author="Prakash Singh Kshatreeya" w:date="2026-04-12T12:16:00Z"/>
              <w:sz w:val="28"/>
              <w:szCs w:val="28"/>
              <w:lang w:val="en-US"/>
            </w:rPr>
          </w:rPrChange>
        </w:rPr>
      </w:pPr>
      <w:ins w:id="1989" w:author="Prakash Singh Kshatreeya" w:date="2026-04-12T12:15:00Z">
        <w:r>
          <w:rPr>
            <w:sz w:val="28"/>
            <w:szCs w:val="28"/>
            <w:lang w:val="en-US"/>
          </w:rPr>
          <w:t>Will overwrite a file that already exists, and will c</w:t>
        </w:r>
      </w:ins>
      <w:ins w:id="1990" w:author="Prakash Singh Kshatreeya" w:date="2026-04-12T12:16:00Z">
        <w:r>
          <w:rPr>
            <w:sz w:val="28"/>
            <w:szCs w:val="28"/>
            <w:lang w:val="en-US"/>
          </w:rPr>
          <w:t>reate a new file, if it already do</w:t>
        </w:r>
        <w:r w:rsidR="007D08EA">
          <w:rPr>
            <w:sz w:val="28"/>
            <w:szCs w:val="28"/>
            <w:lang w:val="en-US"/>
          </w:rPr>
          <w:t>e</w:t>
        </w:r>
        <w:r>
          <w:rPr>
            <w:sz w:val="28"/>
            <w:szCs w:val="28"/>
            <w:lang w:val="en-US"/>
          </w:rPr>
          <w:t>sn’t exist</w:t>
        </w:r>
        <w:r w:rsidR="007D08EA">
          <w:rPr>
            <w:sz w:val="28"/>
            <w:szCs w:val="28"/>
            <w:lang w:val="en-US"/>
          </w:rPr>
          <w:t>.</w:t>
        </w:r>
      </w:ins>
    </w:p>
    <w:p w14:paraId="5E011186" w14:textId="5923925F" w:rsidR="007D08EA" w:rsidRPr="00D202DA" w:rsidRDefault="007D08EA" w:rsidP="00871526">
      <w:pPr>
        <w:pStyle w:val="ListParagraph"/>
        <w:numPr>
          <w:ilvl w:val="0"/>
          <w:numId w:val="1"/>
        </w:numPr>
        <w:rPr>
          <w:ins w:id="1991" w:author="Prakash Singh Kshatreeya" w:date="2026-04-12T12:26:00Z"/>
          <w:b/>
          <w:bCs/>
          <w:sz w:val="28"/>
          <w:szCs w:val="28"/>
          <w:lang w:val="en-US"/>
          <w:rPrChange w:id="1992" w:author="Prakash Singh Kshatreeya" w:date="2026-04-12T12:26:00Z">
            <w:rPr>
              <w:ins w:id="1993" w:author="Prakash Singh Kshatreeya" w:date="2026-04-12T12:26:00Z"/>
              <w:sz w:val="28"/>
              <w:szCs w:val="28"/>
              <w:lang w:val="en-US"/>
            </w:rPr>
          </w:rPrChange>
        </w:rPr>
      </w:pPr>
      <w:ins w:id="1994" w:author="Prakash Singh Kshatreeya" w:date="2026-04-12T12:16:00Z">
        <w:r>
          <w:rPr>
            <w:sz w:val="28"/>
            <w:szCs w:val="28"/>
            <w:lang w:val="en-US"/>
          </w:rPr>
          <w:t xml:space="preserve">By </w:t>
        </w:r>
        <w:proofErr w:type="gramStart"/>
        <w:r>
          <w:rPr>
            <w:sz w:val="28"/>
            <w:szCs w:val="28"/>
            <w:lang w:val="en-US"/>
          </w:rPr>
          <w:t>default</w:t>
        </w:r>
        <w:proofErr w:type="gramEnd"/>
        <w:r>
          <w:rPr>
            <w:sz w:val="28"/>
            <w:szCs w:val="28"/>
            <w:lang w:val="en-US"/>
          </w:rPr>
          <w:t xml:space="preserve"> there is a ‘r’ flag which stands for read mode.</w:t>
        </w:r>
      </w:ins>
    </w:p>
    <w:p w14:paraId="4DD1D270" w14:textId="6527983D" w:rsidR="00D202DA" w:rsidRDefault="00D202DA" w:rsidP="00D202DA">
      <w:pPr>
        <w:rPr>
          <w:ins w:id="1995" w:author="Prakash Singh Kshatreeya" w:date="2026-04-12T12:26:00Z"/>
          <w:sz w:val="28"/>
          <w:szCs w:val="28"/>
          <w:lang w:val="en-US"/>
        </w:rPr>
      </w:pPr>
      <w:ins w:id="1996" w:author="Prakash Singh Kshatreeya" w:date="2026-04-12T12:26:00Z">
        <w:r>
          <w:rPr>
            <w:sz w:val="28"/>
            <w:szCs w:val="28"/>
            <w:lang w:val="en-US"/>
          </w:rPr>
          <w:t xml:space="preserve">FILE </w:t>
        </w:r>
        <w:proofErr w:type="gramStart"/>
        <w:r>
          <w:rPr>
            <w:sz w:val="28"/>
            <w:szCs w:val="28"/>
            <w:lang w:val="en-US"/>
          </w:rPr>
          <w:t>MODES :</w:t>
        </w:r>
        <w:proofErr w:type="gramEnd"/>
      </w:ins>
    </w:p>
    <w:p w14:paraId="774DD3C1" w14:textId="6FCBD37D" w:rsidR="00D202DA" w:rsidRDefault="00D202DA" w:rsidP="00D202DA">
      <w:pPr>
        <w:pStyle w:val="ListParagraph"/>
        <w:rPr>
          <w:ins w:id="1997" w:author="Prakash Singh Kshatreeya" w:date="2026-04-12T12:27:00Z"/>
          <w:b/>
          <w:bCs/>
          <w:sz w:val="28"/>
          <w:szCs w:val="28"/>
          <w:lang w:val="en-US"/>
        </w:rPr>
      </w:pPr>
      <w:ins w:id="1998" w:author="Prakash Singh Kshatreeya" w:date="2026-04-12T12:27:00Z">
        <w:r>
          <w:rPr>
            <w:b/>
            <w:bCs/>
            <w:sz w:val="28"/>
            <w:szCs w:val="28"/>
            <w:lang w:val="en-US"/>
          </w:rPr>
          <w:t>Modes for opening files</w:t>
        </w:r>
      </w:ins>
    </w:p>
    <w:p w14:paraId="46E6A259" w14:textId="7B16F334" w:rsidR="00D202DA" w:rsidRPr="00D202DA" w:rsidRDefault="00D202DA" w:rsidP="00D202DA">
      <w:pPr>
        <w:pStyle w:val="ListParagraph"/>
        <w:numPr>
          <w:ilvl w:val="0"/>
          <w:numId w:val="1"/>
        </w:numPr>
        <w:rPr>
          <w:ins w:id="1999" w:author="Prakash Singh Kshatreeya" w:date="2026-04-12T12:27:00Z"/>
          <w:b/>
          <w:bCs/>
          <w:sz w:val="28"/>
          <w:szCs w:val="28"/>
          <w:lang w:val="en-US"/>
          <w:rPrChange w:id="2000" w:author="Prakash Singh Kshatreeya" w:date="2026-04-12T12:27:00Z">
            <w:rPr>
              <w:ins w:id="2001" w:author="Prakash Singh Kshatreeya" w:date="2026-04-12T12:27:00Z"/>
              <w:sz w:val="28"/>
              <w:szCs w:val="28"/>
              <w:lang w:val="en-US"/>
            </w:rPr>
          </w:rPrChange>
        </w:rPr>
      </w:pPr>
      <w:ins w:id="2002" w:author="Prakash Singh Kshatreeya" w:date="2026-04-12T12:27:00Z">
        <w:r>
          <w:rPr>
            <w:sz w:val="28"/>
            <w:szCs w:val="28"/>
            <w:lang w:val="en-US"/>
          </w:rPr>
          <w:t>r – Read a file (default)</w:t>
        </w:r>
      </w:ins>
    </w:p>
    <w:p w14:paraId="42C5860F" w14:textId="1D4098C2" w:rsidR="00D202DA" w:rsidRPr="00D202DA" w:rsidRDefault="00D202DA" w:rsidP="00D202DA">
      <w:pPr>
        <w:pStyle w:val="ListParagraph"/>
        <w:numPr>
          <w:ilvl w:val="0"/>
          <w:numId w:val="1"/>
        </w:numPr>
        <w:rPr>
          <w:ins w:id="2003" w:author="Prakash Singh Kshatreeya" w:date="2026-04-12T12:27:00Z"/>
          <w:b/>
          <w:bCs/>
          <w:sz w:val="28"/>
          <w:szCs w:val="28"/>
          <w:lang w:val="en-US"/>
          <w:rPrChange w:id="2004" w:author="Prakash Singh Kshatreeya" w:date="2026-04-12T12:27:00Z">
            <w:rPr>
              <w:ins w:id="2005" w:author="Prakash Singh Kshatreeya" w:date="2026-04-12T12:27:00Z"/>
              <w:sz w:val="28"/>
              <w:szCs w:val="28"/>
              <w:lang w:val="en-US"/>
            </w:rPr>
          </w:rPrChange>
        </w:rPr>
      </w:pPr>
      <w:ins w:id="2006" w:author="Prakash Singh Kshatreeya" w:date="2026-04-12T12:27:00Z">
        <w:r>
          <w:rPr>
            <w:sz w:val="28"/>
            <w:szCs w:val="28"/>
            <w:lang w:val="en-US"/>
          </w:rPr>
          <w:t>w – Write a file (overwrite)</w:t>
        </w:r>
      </w:ins>
    </w:p>
    <w:p w14:paraId="40CDB4DB" w14:textId="67F54972" w:rsidR="00D202DA" w:rsidRPr="00D202DA" w:rsidRDefault="00D202DA" w:rsidP="00D202DA">
      <w:pPr>
        <w:pStyle w:val="ListParagraph"/>
        <w:numPr>
          <w:ilvl w:val="0"/>
          <w:numId w:val="1"/>
        </w:numPr>
        <w:rPr>
          <w:ins w:id="2007" w:author="Prakash Singh Kshatreeya" w:date="2026-04-12T12:28:00Z"/>
          <w:b/>
          <w:bCs/>
          <w:sz w:val="28"/>
          <w:szCs w:val="28"/>
          <w:lang w:val="en-US"/>
          <w:rPrChange w:id="2008" w:author="Prakash Singh Kshatreeya" w:date="2026-04-12T12:28:00Z">
            <w:rPr>
              <w:ins w:id="2009" w:author="Prakash Singh Kshatreeya" w:date="2026-04-12T12:28:00Z"/>
              <w:sz w:val="28"/>
              <w:szCs w:val="28"/>
              <w:lang w:val="en-US"/>
            </w:rPr>
          </w:rPrChange>
        </w:rPr>
      </w:pPr>
      <w:ins w:id="2010" w:author="Prakash Singh Kshatreeya" w:date="2026-04-12T12:27:00Z">
        <w:r>
          <w:rPr>
            <w:sz w:val="28"/>
            <w:szCs w:val="28"/>
            <w:lang w:val="en-US"/>
          </w:rPr>
          <w:t>a</w:t>
        </w:r>
      </w:ins>
      <w:ins w:id="2011" w:author="Prakash Singh Kshatreeya" w:date="2026-04-12T12:28:00Z">
        <w:r>
          <w:rPr>
            <w:sz w:val="28"/>
            <w:szCs w:val="28"/>
            <w:lang w:val="en-US"/>
          </w:rPr>
          <w:t xml:space="preserve"> – Append to a file (does not </w:t>
        </w:r>
        <w:proofErr w:type="gramStart"/>
        <w:r>
          <w:rPr>
            <w:sz w:val="28"/>
            <w:szCs w:val="28"/>
            <w:lang w:val="en-US"/>
          </w:rPr>
          <w:t>overwrite )</w:t>
        </w:r>
        <w:proofErr w:type="gramEnd"/>
      </w:ins>
    </w:p>
    <w:p w14:paraId="4E4DC882" w14:textId="1DAE0408" w:rsidR="00D202DA" w:rsidRPr="00D202DA" w:rsidRDefault="00D202DA" w:rsidP="00D202DA">
      <w:pPr>
        <w:pStyle w:val="ListParagraph"/>
        <w:numPr>
          <w:ilvl w:val="0"/>
          <w:numId w:val="1"/>
        </w:numPr>
        <w:rPr>
          <w:ins w:id="2012" w:author="Prakash Singh Kshatreeya" w:date="2026-04-12T12:29:00Z"/>
          <w:b/>
          <w:bCs/>
          <w:sz w:val="28"/>
          <w:szCs w:val="28"/>
          <w:lang w:val="en-US"/>
          <w:rPrChange w:id="2013" w:author="Prakash Singh Kshatreeya" w:date="2026-04-12T12:29:00Z">
            <w:rPr>
              <w:ins w:id="2014" w:author="Prakash Singh Kshatreeya" w:date="2026-04-12T12:29:00Z"/>
              <w:sz w:val="28"/>
              <w:szCs w:val="28"/>
              <w:lang w:val="en-US"/>
            </w:rPr>
          </w:rPrChange>
        </w:rPr>
      </w:pPr>
      <w:ins w:id="2015" w:author="Prakash Singh Kshatreeya" w:date="2026-04-12T12:28:00Z">
        <w:r>
          <w:rPr>
            <w:sz w:val="28"/>
            <w:szCs w:val="28"/>
            <w:lang w:val="en-US"/>
          </w:rPr>
          <w:t>r</w:t>
        </w:r>
        <w:proofErr w:type="gramStart"/>
        <w:r>
          <w:rPr>
            <w:sz w:val="28"/>
            <w:szCs w:val="28"/>
            <w:lang w:val="en-US"/>
          </w:rPr>
          <w:t>+  -</w:t>
        </w:r>
        <w:proofErr w:type="gramEnd"/>
        <w:r>
          <w:rPr>
            <w:sz w:val="28"/>
            <w:szCs w:val="28"/>
            <w:lang w:val="en-US"/>
          </w:rPr>
          <w:t xml:space="preserve"> read and write (update) to a file (</w:t>
        </w:r>
      </w:ins>
      <w:ins w:id="2016" w:author="Prakash Singh Kshatreeya" w:date="2026-04-12T12:29:00Z">
        <w:r>
          <w:rPr>
            <w:sz w:val="28"/>
            <w:szCs w:val="28"/>
            <w:lang w:val="en-US"/>
          </w:rPr>
          <w:t xml:space="preserve">writing based on cursor).   It will replace text from that cursor position. By </w:t>
        </w:r>
        <w:proofErr w:type="gramStart"/>
        <w:r>
          <w:rPr>
            <w:sz w:val="28"/>
            <w:szCs w:val="28"/>
            <w:lang w:val="en-US"/>
          </w:rPr>
          <w:t>default</w:t>
        </w:r>
        <w:proofErr w:type="gramEnd"/>
        <w:r>
          <w:rPr>
            <w:sz w:val="28"/>
            <w:szCs w:val="28"/>
            <w:lang w:val="en-US"/>
          </w:rPr>
          <w:t xml:space="preserve"> will start from the beginning.</w:t>
        </w:r>
      </w:ins>
    </w:p>
    <w:p w14:paraId="75B68D78" w14:textId="1F934309" w:rsidR="00D202DA" w:rsidRPr="00E640B2" w:rsidRDefault="00D202DA" w:rsidP="00D202DA">
      <w:pPr>
        <w:pStyle w:val="ListParagraph"/>
        <w:numPr>
          <w:ilvl w:val="0"/>
          <w:numId w:val="1"/>
        </w:numPr>
        <w:rPr>
          <w:ins w:id="2017" w:author="Prakash Singh Kshatreeya" w:date="2026-04-19T10:16:00Z"/>
          <w:b/>
          <w:bCs/>
          <w:sz w:val="28"/>
          <w:szCs w:val="28"/>
          <w:lang w:val="en-US"/>
          <w:rPrChange w:id="2018" w:author="Prakash Singh Kshatreeya" w:date="2026-04-19T10:16:00Z">
            <w:rPr>
              <w:ins w:id="2019" w:author="Prakash Singh Kshatreeya" w:date="2026-04-19T10:16:00Z"/>
              <w:sz w:val="28"/>
              <w:szCs w:val="28"/>
              <w:lang w:val="en-US"/>
            </w:rPr>
          </w:rPrChange>
        </w:rPr>
      </w:pPr>
      <w:ins w:id="2020" w:author="Prakash Singh Kshatreeya" w:date="2026-04-12T12:30:00Z">
        <w:r>
          <w:rPr>
            <w:sz w:val="28"/>
            <w:szCs w:val="28"/>
            <w:lang w:val="en-US"/>
          </w:rPr>
          <w:t>r+ mode will not create a new file if the file doesn’t exist and will throw an error instead</w:t>
        </w:r>
      </w:ins>
    </w:p>
    <w:p w14:paraId="37DC89D6" w14:textId="77777777" w:rsidR="00E640B2" w:rsidRDefault="00E640B2" w:rsidP="00E640B2">
      <w:pPr>
        <w:rPr>
          <w:ins w:id="2021" w:author="Prakash Singh Kshatreeya" w:date="2026-04-19T10:16:00Z"/>
          <w:b/>
          <w:bCs/>
          <w:sz w:val="28"/>
          <w:szCs w:val="28"/>
          <w:lang w:val="en-US"/>
        </w:rPr>
      </w:pPr>
    </w:p>
    <w:p w14:paraId="7B16456E" w14:textId="4330FFF1" w:rsidR="00E640B2" w:rsidRDefault="00E640B2" w:rsidP="00E640B2">
      <w:pPr>
        <w:rPr>
          <w:ins w:id="2022" w:author="Prakash Singh Kshatreeya" w:date="2026-04-19T10:17:00Z"/>
          <w:b/>
          <w:bCs/>
          <w:sz w:val="28"/>
          <w:szCs w:val="28"/>
          <w:lang w:val="en-US"/>
        </w:rPr>
      </w:pPr>
      <w:ins w:id="2023" w:author="Prakash Singh Kshatreeya" w:date="2026-04-19T10:16:00Z">
        <w:r w:rsidRPr="00E640B2">
          <w:rPr>
            <w:b/>
            <w:bCs/>
            <w:sz w:val="28"/>
            <w:szCs w:val="28"/>
            <w:lang w:val="en-US"/>
            <w:rPrChange w:id="2024" w:author="Prakash Singh Kshatreeya" w:date="2026-04-19T10:17:00Z">
              <w:rPr>
                <w:sz w:val="28"/>
                <w:szCs w:val="28"/>
                <w:lang w:val="en-US"/>
              </w:rPr>
            </w:rPrChange>
          </w:rPr>
          <w:lastRenderedPageBreak/>
          <w:t>READ</w:t>
        </w:r>
        <w:r w:rsidRPr="00E640B2">
          <w:rPr>
            <w:b/>
            <w:bCs/>
            <w:sz w:val="28"/>
            <w:szCs w:val="28"/>
            <w:lang w:val="en-US"/>
          </w:rPr>
          <w:t xml:space="preserve"> CSV FILES</w:t>
        </w:r>
      </w:ins>
      <w:ins w:id="2025" w:author="Prakash Singh Kshatreeya" w:date="2026-04-19T10:17:00Z">
        <w:r>
          <w:rPr>
            <w:b/>
            <w:bCs/>
            <w:sz w:val="28"/>
            <w:szCs w:val="28"/>
            <w:lang w:val="en-US"/>
          </w:rPr>
          <w:t>:</w:t>
        </w:r>
      </w:ins>
    </w:p>
    <w:p w14:paraId="287435E7" w14:textId="0D182961" w:rsidR="00E640B2" w:rsidRDefault="00E640B2" w:rsidP="00E640B2">
      <w:pPr>
        <w:pStyle w:val="ListParagraph"/>
        <w:numPr>
          <w:ilvl w:val="0"/>
          <w:numId w:val="1"/>
        </w:numPr>
        <w:rPr>
          <w:ins w:id="2026" w:author="Prakash Singh Kshatreeya" w:date="2026-04-19T10:17:00Z"/>
          <w:b/>
          <w:bCs/>
          <w:sz w:val="28"/>
          <w:szCs w:val="28"/>
          <w:lang w:val="en-US"/>
        </w:rPr>
      </w:pPr>
      <w:ins w:id="2027" w:author="Prakash Singh Kshatreeya" w:date="2026-04-19T10:17:00Z">
        <w:r>
          <w:rPr>
            <w:b/>
            <w:bCs/>
            <w:sz w:val="28"/>
            <w:szCs w:val="28"/>
            <w:lang w:val="en-US"/>
          </w:rPr>
          <w:t>CSV MODULE</w:t>
        </w:r>
      </w:ins>
    </w:p>
    <w:p w14:paraId="507222BD" w14:textId="70D9076D" w:rsidR="00E640B2" w:rsidRPr="00E640B2" w:rsidRDefault="00E640B2" w:rsidP="00E640B2">
      <w:pPr>
        <w:pStyle w:val="ListParagraph"/>
        <w:numPr>
          <w:ilvl w:val="0"/>
          <w:numId w:val="3"/>
        </w:numPr>
        <w:rPr>
          <w:ins w:id="2028" w:author="Prakash Singh Kshatreeya" w:date="2026-04-19T10:18:00Z"/>
          <w:b/>
          <w:bCs/>
          <w:sz w:val="28"/>
          <w:szCs w:val="28"/>
          <w:lang w:val="en-US"/>
          <w:rPrChange w:id="2029" w:author="Prakash Singh Kshatreeya" w:date="2026-04-19T10:18:00Z">
            <w:rPr>
              <w:ins w:id="2030" w:author="Prakash Singh Kshatreeya" w:date="2026-04-19T10:18:00Z"/>
              <w:sz w:val="28"/>
              <w:szCs w:val="28"/>
              <w:lang w:val="en-US"/>
            </w:rPr>
          </w:rPrChange>
        </w:rPr>
      </w:pPr>
      <w:ins w:id="2031" w:author="Prakash Singh Kshatreeya" w:date="2026-04-19T10:17:00Z">
        <w:r>
          <w:rPr>
            <w:b/>
            <w:bCs/>
            <w:sz w:val="28"/>
            <w:szCs w:val="28"/>
            <w:lang w:val="en-US"/>
          </w:rPr>
          <w:t xml:space="preserve">Reader – </w:t>
        </w:r>
        <w:r>
          <w:rPr>
            <w:sz w:val="28"/>
            <w:szCs w:val="28"/>
            <w:lang w:val="en-US"/>
          </w:rPr>
          <w:t>iterate over row</w:t>
        </w:r>
      </w:ins>
      <w:ins w:id="2032" w:author="Prakash Singh Kshatreeya" w:date="2026-04-19T10:18:00Z">
        <w:r>
          <w:rPr>
            <w:sz w:val="28"/>
            <w:szCs w:val="28"/>
            <w:lang w:val="en-US"/>
          </w:rPr>
          <w:t>s of csv as lists</w:t>
        </w:r>
      </w:ins>
    </w:p>
    <w:p w14:paraId="3A5E0E93" w14:textId="030F6D48" w:rsidR="00E640B2" w:rsidRPr="00E640B2" w:rsidRDefault="00E640B2" w:rsidP="00E640B2">
      <w:pPr>
        <w:pStyle w:val="ListParagraph"/>
        <w:numPr>
          <w:ilvl w:val="0"/>
          <w:numId w:val="3"/>
        </w:numPr>
        <w:rPr>
          <w:ins w:id="2033" w:author="Prakash Singh Kshatreeya" w:date="2026-04-19T10:19:00Z"/>
          <w:b/>
          <w:bCs/>
          <w:sz w:val="28"/>
          <w:szCs w:val="28"/>
          <w:lang w:val="en-US"/>
          <w:rPrChange w:id="2034" w:author="Prakash Singh Kshatreeya" w:date="2026-04-19T10:19:00Z">
            <w:rPr>
              <w:ins w:id="2035" w:author="Prakash Singh Kshatreeya" w:date="2026-04-19T10:19:00Z"/>
              <w:sz w:val="28"/>
              <w:szCs w:val="28"/>
              <w:lang w:val="en-US"/>
            </w:rPr>
          </w:rPrChange>
        </w:rPr>
      </w:pPr>
      <w:proofErr w:type="spellStart"/>
      <w:ins w:id="2036" w:author="Prakash Singh Kshatreeya" w:date="2026-04-19T10:18:00Z">
        <w:r>
          <w:rPr>
            <w:b/>
            <w:bCs/>
            <w:sz w:val="28"/>
            <w:szCs w:val="28"/>
            <w:lang w:val="en-US"/>
          </w:rPr>
          <w:t>DictReader</w:t>
        </w:r>
        <w:proofErr w:type="spellEnd"/>
        <w:r>
          <w:rPr>
            <w:b/>
            <w:bCs/>
            <w:sz w:val="28"/>
            <w:szCs w:val="28"/>
            <w:lang w:val="en-US"/>
          </w:rPr>
          <w:t xml:space="preserve"> –</w:t>
        </w:r>
        <w:r>
          <w:rPr>
            <w:sz w:val="28"/>
            <w:szCs w:val="28"/>
            <w:lang w:val="en-US"/>
          </w:rPr>
          <w:t xml:space="preserve"> iterate over rows of csv as </w:t>
        </w:r>
        <w:proofErr w:type="spellStart"/>
        <w:r>
          <w:rPr>
            <w:sz w:val="28"/>
            <w:szCs w:val="28"/>
            <w:lang w:val="en-US"/>
          </w:rPr>
          <w:t>Order</w:t>
        </w:r>
      </w:ins>
      <w:ins w:id="2037" w:author="Prakash Singh Kshatreeya" w:date="2026-04-19T10:19:00Z">
        <w:r>
          <w:rPr>
            <w:sz w:val="28"/>
            <w:szCs w:val="28"/>
            <w:lang w:val="en-US"/>
          </w:rPr>
          <w:t>Dicts</w:t>
        </w:r>
        <w:proofErr w:type="spellEnd"/>
        <w:r>
          <w:rPr>
            <w:sz w:val="28"/>
            <w:szCs w:val="28"/>
            <w:lang w:val="en-US"/>
          </w:rPr>
          <w:t>. It’s like a dictionary with order, unlike regular dictionaries that have no order</w:t>
        </w:r>
      </w:ins>
    </w:p>
    <w:p w14:paraId="73591A00" w14:textId="521791E4" w:rsidR="00E640B2" w:rsidRPr="00E640B2" w:rsidRDefault="00E640B2" w:rsidP="00E640B2">
      <w:pPr>
        <w:pStyle w:val="ListParagraph"/>
        <w:numPr>
          <w:ilvl w:val="0"/>
          <w:numId w:val="3"/>
        </w:numPr>
        <w:rPr>
          <w:ins w:id="2038" w:author="Prakash Singh Kshatreeya" w:date="2026-04-19T10:20:00Z"/>
          <w:b/>
          <w:bCs/>
          <w:sz w:val="28"/>
          <w:szCs w:val="28"/>
          <w:lang w:val="en-US"/>
          <w:rPrChange w:id="2039" w:author="Prakash Singh Kshatreeya" w:date="2026-04-19T10:20:00Z">
            <w:rPr>
              <w:ins w:id="2040" w:author="Prakash Singh Kshatreeya" w:date="2026-04-19T10:20:00Z"/>
              <w:sz w:val="28"/>
              <w:szCs w:val="28"/>
              <w:lang w:val="en-US"/>
            </w:rPr>
          </w:rPrChange>
        </w:rPr>
      </w:pPr>
      <w:proofErr w:type="spellStart"/>
      <w:ins w:id="2041" w:author="Prakash Singh Kshatreeya" w:date="2026-04-19T10:19:00Z">
        <w:r>
          <w:rPr>
            <w:b/>
            <w:bCs/>
            <w:sz w:val="28"/>
            <w:szCs w:val="28"/>
            <w:lang w:val="en-US"/>
          </w:rPr>
          <w:t>O</w:t>
        </w:r>
      </w:ins>
      <w:ins w:id="2042" w:author="Prakash Singh Kshatreeya" w:date="2026-04-19T10:20:00Z">
        <w:r>
          <w:rPr>
            <w:b/>
            <w:bCs/>
            <w:sz w:val="28"/>
            <w:szCs w:val="28"/>
            <w:lang w:val="en-US"/>
          </w:rPr>
          <w:t>rderedDicts</w:t>
        </w:r>
        <w:proofErr w:type="spellEnd"/>
        <w:r>
          <w:rPr>
            <w:b/>
            <w:bCs/>
            <w:sz w:val="28"/>
            <w:szCs w:val="28"/>
            <w:lang w:val="en-US"/>
          </w:rPr>
          <w:t xml:space="preserve"> </w:t>
        </w:r>
        <w:proofErr w:type="gramStart"/>
        <w:r>
          <w:rPr>
            <w:b/>
            <w:bCs/>
            <w:sz w:val="28"/>
            <w:szCs w:val="28"/>
            <w:lang w:val="en-US"/>
          </w:rPr>
          <w:t xml:space="preserve">- </w:t>
        </w:r>
        <w:r>
          <w:rPr>
            <w:sz w:val="28"/>
            <w:szCs w:val="28"/>
            <w:lang w:val="en-US"/>
          </w:rPr>
          <w:t xml:space="preserve"> automatically</w:t>
        </w:r>
        <w:proofErr w:type="gramEnd"/>
        <w:r>
          <w:rPr>
            <w:sz w:val="28"/>
            <w:szCs w:val="28"/>
            <w:lang w:val="en-US"/>
          </w:rPr>
          <w:t xml:space="preserve"> turn the header into keys</w:t>
        </w:r>
      </w:ins>
    </w:p>
    <w:p w14:paraId="6B3F56B1" w14:textId="2658ACC2" w:rsidR="00E640B2" w:rsidRPr="00E640B2" w:rsidRDefault="00E640B2" w:rsidP="00E640B2">
      <w:pPr>
        <w:pStyle w:val="ListParagraph"/>
        <w:numPr>
          <w:ilvl w:val="0"/>
          <w:numId w:val="3"/>
        </w:numPr>
        <w:rPr>
          <w:ins w:id="2043" w:author="Prakash Singh Kshatreeya" w:date="2026-04-19T10:21:00Z"/>
          <w:b/>
          <w:bCs/>
          <w:sz w:val="28"/>
          <w:szCs w:val="28"/>
          <w:lang w:val="en-US"/>
          <w:rPrChange w:id="2044" w:author="Prakash Singh Kshatreeya" w:date="2026-04-19T10:21:00Z">
            <w:rPr>
              <w:ins w:id="2045" w:author="Prakash Singh Kshatreeya" w:date="2026-04-19T10:21:00Z"/>
              <w:sz w:val="28"/>
              <w:szCs w:val="28"/>
              <w:lang w:val="en-US"/>
            </w:rPr>
          </w:rPrChange>
        </w:rPr>
      </w:pPr>
      <w:ins w:id="2046" w:author="Prakash Singh Kshatreeya" w:date="2026-04-19T10:20:00Z">
        <w:r>
          <w:rPr>
            <w:b/>
            <w:bCs/>
            <w:sz w:val="28"/>
            <w:szCs w:val="28"/>
            <w:lang w:val="en-US"/>
          </w:rPr>
          <w:t>Readers</w:t>
        </w:r>
        <w:r>
          <w:rPr>
            <w:sz w:val="28"/>
            <w:szCs w:val="28"/>
            <w:lang w:val="en-US"/>
          </w:rPr>
          <w:t xml:space="preserve"> accept a delimiter </w:t>
        </w:r>
        <w:proofErr w:type="spellStart"/>
        <w:r>
          <w:rPr>
            <w:sz w:val="28"/>
            <w:szCs w:val="28"/>
            <w:lang w:val="en-US"/>
          </w:rPr>
          <w:t>kw</w:t>
        </w:r>
      </w:ins>
      <w:ins w:id="2047" w:author="Prakash Singh Kshatreeya" w:date="2026-04-19T10:21:00Z">
        <w:r>
          <w:rPr>
            <w:sz w:val="28"/>
            <w:szCs w:val="28"/>
            <w:lang w:val="en-US"/>
          </w:rPr>
          <w:t>arg</w:t>
        </w:r>
        <w:proofErr w:type="spellEnd"/>
        <w:r>
          <w:rPr>
            <w:sz w:val="28"/>
            <w:szCs w:val="28"/>
            <w:lang w:val="en-US"/>
          </w:rPr>
          <w:t xml:space="preserve"> in case your data isn’t separated by commas</w:t>
        </w:r>
      </w:ins>
    </w:p>
    <w:p w14:paraId="2A25E637" w14:textId="0FF70577" w:rsidR="00E640B2" w:rsidRDefault="00E640B2" w:rsidP="00E640B2">
      <w:pPr>
        <w:pStyle w:val="ListParagraph"/>
        <w:ind w:left="1080"/>
        <w:rPr>
          <w:ins w:id="2048" w:author="Prakash Singh Kshatreeya" w:date="2026-04-19T10:22:00Z"/>
          <w:sz w:val="28"/>
          <w:szCs w:val="28"/>
          <w:lang w:val="en-US"/>
        </w:rPr>
      </w:pPr>
      <w:proofErr w:type="gramStart"/>
      <w:ins w:id="2049" w:author="Prakash Singh Kshatreeya" w:date="2026-04-19T10:21:00Z">
        <w:r>
          <w:rPr>
            <w:sz w:val="28"/>
            <w:szCs w:val="28"/>
            <w:lang w:val="en-US"/>
          </w:rPr>
          <w:t>Reader(</w:t>
        </w:r>
        <w:proofErr w:type="gramEnd"/>
        <w:r>
          <w:rPr>
            <w:sz w:val="28"/>
            <w:szCs w:val="28"/>
            <w:lang w:val="en-US"/>
          </w:rPr>
          <w:t>file, delimiter = “|”)</w:t>
        </w:r>
      </w:ins>
    </w:p>
    <w:p w14:paraId="31F4D0AB" w14:textId="69B79078" w:rsidR="00E640B2" w:rsidRDefault="00E640B2" w:rsidP="00E640B2">
      <w:pPr>
        <w:rPr>
          <w:ins w:id="2050" w:author="Prakash Singh Kshatreeya" w:date="2026-04-19T10:28:00Z"/>
          <w:b/>
          <w:bCs/>
          <w:sz w:val="28"/>
          <w:szCs w:val="28"/>
          <w:lang w:val="en-US"/>
        </w:rPr>
      </w:pPr>
      <w:ins w:id="2051" w:author="Prakash Singh Kshatreeya" w:date="2026-04-19T10:27:00Z">
        <w:r>
          <w:rPr>
            <w:b/>
            <w:bCs/>
            <w:sz w:val="28"/>
            <w:szCs w:val="28"/>
            <w:lang w:val="en-US"/>
          </w:rPr>
          <w:t>WRIT</w:t>
        </w:r>
        <w:r w:rsidR="00B00ECE">
          <w:rPr>
            <w:b/>
            <w:bCs/>
            <w:sz w:val="28"/>
            <w:szCs w:val="28"/>
            <w:lang w:val="en-US"/>
          </w:rPr>
          <w:t xml:space="preserve">ING CSV </w:t>
        </w:r>
        <w:proofErr w:type="gramStart"/>
        <w:r w:rsidR="00B00ECE">
          <w:rPr>
            <w:b/>
            <w:bCs/>
            <w:sz w:val="28"/>
            <w:szCs w:val="28"/>
            <w:lang w:val="en-US"/>
          </w:rPr>
          <w:t>FILES</w:t>
        </w:r>
      </w:ins>
      <w:ins w:id="2052" w:author="Prakash Singh Kshatreeya" w:date="2026-04-19T10:28:00Z">
        <w:r w:rsidR="00B00ECE">
          <w:rPr>
            <w:b/>
            <w:bCs/>
            <w:sz w:val="28"/>
            <w:szCs w:val="28"/>
            <w:lang w:val="en-US"/>
          </w:rPr>
          <w:t xml:space="preserve"> :</w:t>
        </w:r>
        <w:proofErr w:type="gramEnd"/>
        <w:r w:rsidR="00B00ECE">
          <w:rPr>
            <w:b/>
            <w:bCs/>
            <w:sz w:val="28"/>
            <w:szCs w:val="28"/>
            <w:lang w:val="en-US"/>
          </w:rPr>
          <w:t xml:space="preserve"> </w:t>
        </w:r>
      </w:ins>
    </w:p>
    <w:p w14:paraId="1B26C810" w14:textId="46BDCDDE" w:rsidR="00B00ECE" w:rsidRDefault="00B00ECE" w:rsidP="00E640B2">
      <w:pPr>
        <w:rPr>
          <w:ins w:id="2053" w:author="Prakash Singh Kshatreeya" w:date="2026-04-19T10:28:00Z"/>
          <w:b/>
          <w:bCs/>
          <w:sz w:val="28"/>
          <w:szCs w:val="28"/>
          <w:lang w:val="en-US"/>
        </w:rPr>
      </w:pPr>
      <w:ins w:id="2054" w:author="Prakash Singh Kshatreeya" w:date="2026-04-19T10:28:00Z">
        <w:r>
          <w:rPr>
            <w:b/>
            <w:bCs/>
            <w:sz w:val="28"/>
            <w:szCs w:val="28"/>
            <w:lang w:val="en-US"/>
          </w:rPr>
          <w:t xml:space="preserve">USING </w:t>
        </w:r>
        <w:proofErr w:type="gramStart"/>
        <w:r>
          <w:rPr>
            <w:b/>
            <w:bCs/>
            <w:sz w:val="28"/>
            <w:szCs w:val="28"/>
            <w:lang w:val="en-US"/>
          </w:rPr>
          <w:t>LISTS:-</w:t>
        </w:r>
        <w:proofErr w:type="gramEnd"/>
      </w:ins>
    </w:p>
    <w:p w14:paraId="6D54270B" w14:textId="0A150D2A" w:rsidR="00B00ECE" w:rsidRPr="00B00ECE" w:rsidRDefault="00B00ECE" w:rsidP="00B00ECE">
      <w:pPr>
        <w:pStyle w:val="ListParagraph"/>
        <w:numPr>
          <w:ilvl w:val="0"/>
          <w:numId w:val="1"/>
        </w:numPr>
        <w:rPr>
          <w:ins w:id="2055" w:author="Prakash Singh Kshatreeya" w:date="2026-04-19T10:29:00Z"/>
          <w:b/>
          <w:bCs/>
          <w:sz w:val="28"/>
          <w:szCs w:val="28"/>
          <w:lang w:val="en-US"/>
          <w:rPrChange w:id="2056" w:author="Prakash Singh Kshatreeya" w:date="2026-04-19T10:29:00Z">
            <w:rPr>
              <w:ins w:id="2057" w:author="Prakash Singh Kshatreeya" w:date="2026-04-19T10:29:00Z"/>
              <w:sz w:val="28"/>
              <w:szCs w:val="28"/>
              <w:lang w:val="en-US"/>
            </w:rPr>
          </w:rPrChange>
        </w:rPr>
      </w:pPr>
      <w:ins w:id="2058" w:author="Prakash Singh Kshatreeya" w:date="2026-04-19T10:29:00Z">
        <w:r>
          <w:rPr>
            <w:b/>
            <w:bCs/>
            <w:sz w:val="28"/>
            <w:szCs w:val="28"/>
            <w:lang w:val="en-US"/>
          </w:rPr>
          <w:t xml:space="preserve">Writer </w:t>
        </w:r>
        <w:r>
          <w:rPr>
            <w:sz w:val="28"/>
            <w:szCs w:val="28"/>
            <w:lang w:val="en-US"/>
          </w:rPr>
          <w:t>– creates a writer object for writing to CSV</w:t>
        </w:r>
      </w:ins>
    </w:p>
    <w:p w14:paraId="35A9A917" w14:textId="1EE69759" w:rsidR="00B00ECE" w:rsidRPr="00B00ECE" w:rsidRDefault="00B00ECE" w:rsidP="00B00ECE">
      <w:pPr>
        <w:pStyle w:val="ListParagraph"/>
        <w:numPr>
          <w:ilvl w:val="0"/>
          <w:numId w:val="1"/>
        </w:numPr>
        <w:rPr>
          <w:ins w:id="2059" w:author="Prakash Singh Kshatreeya" w:date="2026-04-19T10:30:00Z"/>
          <w:b/>
          <w:bCs/>
          <w:sz w:val="28"/>
          <w:szCs w:val="28"/>
          <w:lang w:val="en-US"/>
          <w:rPrChange w:id="2060" w:author="Prakash Singh Kshatreeya" w:date="2026-04-19T10:30:00Z">
            <w:rPr>
              <w:ins w:id="2061" w:author="Prakash Singh Kshatreeya" w:date="2026-04-19T10:30:00Z"/>
              <w:sz w:val="28"/>
              <w:szCs w:val="28"/>
              <w:lang w:val="en-US"/>
            </w:rPr>
          </w:rPrChange>
        </w:rPr>
      </w:pPr>
      <w:proofErr w:type="spellStart"/>
      <w:ins w:id="2062" w:author="Prakash Singh Kshatreeya" w:date="2026-04-19T10:29:00Z">
        <w:r>
          <w:rPr>
            <w:b/>
            <w:bCs/>
            <w:sz w:val="28"/>
            <w:szCs w:val="28"/>
            <w:lang w:val="en-US"/>
          </w:rPr>
          <w:t>Writerow</w:t>
        </w:r>
        <w:proofErr w:type="spellEnd"/>
        <w:r>
          <w:rPr>
            <w:b/>
            <w:bCs/>
            <w:sz w:val="28"/>
            <w:szCs w:val="28"/>
            <w:lang w:val="en-US"/>
          </w:rPr>
          <w:t xml:space="preserve"> </w:t>
        </w:r>
        <w:proofErr w:type="gramStart"/>
        <w:r>
          <w:rPr>
            <w:b/>
            <w:bCs/>
            <w:sz w:val="28"/>
            <w:szCs w:val="28"/>
            <w:lang w:val="en-US"/>
          </w:rPr>
          <w:t xml:space="preserve">- </w:t>
        </w:r>
        <w:r>
          <w:rPr>
            <w:sz w:val="28"/>
            <w:szCs w:val="28"/>
            <w:lang w:val="en-US"/>
          </w:rPr>
          <w:t xml:space="preserve"> method</w:t>
        </w:r>
        <w:proofErr w:type="gramEnd"/>
        <w:r>
          <w:rPr>
            <w:sz w:val="28"/>
            <w:szCs w:val="28"/>
            <w:lang w:val="en-US"/>
          </w:rPr>
          <w:t xml:space="preserve"> on a writer to write a row to the </w:t>
        </w:r>
      </w:ins>
      <w:ins w:id="2063" w:author="Prakash Singh Kshatreeya" w:date="2026-04-19T10:30:00Z">
        <w:r>
          <w:rPr>
            <w:sz w:val="28"/>
            <w:szCs w:val="28"/>
            <w:lang w:val="en-US"/>
          </w:rPr>
          <w:t>CSV</w:t>
        </w:r>
      </w:ins>
    </w:p>
    <w:p w14:paraId="5C2FAAEF" w14:textId="77777777" w:rsidR="00B00ECE" w:rsidRDefault="00B00ECE" w:rsidP="00B00ECE">
      <w:pPr>
        <w:pStyle w:val="ListParagraph"/>
        <w:rPr>
          <w:ins w:id="2064" w:author="Prakash Singh Kshatreeya" w:date="2026-04-19T10:30:00Z"/>
          <w:b/>
          <w:bCs/>
          <w:sz w:val="28"/>
          <w:szCs w:val="28"/>
          <w:lang w:val="en-US"/>
        </w:rPr>
      </w:pPr>
    </w:p>
    <w:p w14:paraId="593CFFB6" w14:textId="5A132859" w:rsidR="00B00ECE" w:rsidRDefault="00B00ECE" w:rsidP="00B00ECE">
      <w:pPr>
        <w:pStyle w:val="ListParagraph"/>
        <w:rPr>
          <w:ins w:id="2065" w:author="Prakash Singh Kshatreeya" w:date="2026-04-19T10:30:00Z"/>
          <w:b/>
          <w:bCs/>
          <w:sz w:val="28"/>
          <w:szCs w:val="28"/>
          <w:lang w:val="en-US"/>
        </w:rPr>
      </w:pPr>
      <w:ins w:id="2066" w:author="Prakash Singh Kshatreeya" w:date="2026-04-19T10:30:00Z">
        <w:r>
          <w:rPr>
            <w:b/>
            <w:bCs/>
            <w:sz w:val="28"/>
            <w:szCs w:val="28"/>
            <w:lang w:val="en-US"/>
          </w:rPr>
          <w:t>From csv import writer</w:t>
        </w:r>
      </w:ins>
    </w:p>
    <w:p w14:paraId="765FC61B" w14:textId="1FE34D5B" w:rsidR="00B00ECE" w:rsidRDefault="00B00ECE" w:rsidP="00B00ECE">
      <w:pPr>
        <w:pStyle w:val="ListParagraph"/>
        <w:rPr>
          <w:ins w:id="2067" w:author="Prakash Singh Kshatreeya" w:date="2026-04-19T10:30:00Z"/>
          <w:b/>
          <w:bCs/>
          <w:sz w:val="28"/>
          <w:szCs w:val="28"/>
          <w:lang w:val="en-US"/>
        </w:rPr>
      </w:pPr>
      <w:ins w:id="2068" w:author="Prakash Singh Kshatreeya" w:date="2026-04-19T10:30:00Z">
        <w:r>
          <w:rPr>
            <w:b/>
            <w:bCs/>
            <w:sz w:val="28"/>
            <w:szCs w:val="28"/>
            <w:lang w:val="en-US"/>
          </w:rPr>
          <w:t xml:space="preserve"># newline </w:t>
        </w:r>
        <w:proofErr w:type="spellStart"/>
        <w:r>
          <w:rPr>
            <w:b/>
            <w:bCs/>
            <w:sz w:val="28"/>
            <w:szCs w:val="28"/>
            <w:lang w:val="en-US"/>
          </w:rPr>
          <w:t>arg</w:t>
        </w:r>
        <w:proofErr w:type="spellEnd"/>
        <w:r>
          <w:rPr>
            <w:b/>
            <w:bCs/>
            <w:sz w:val="28"/>
            <w:szCs w:val="28"/>
            <w:lang w:val="en-US"/>
          </w:rPr>
          <w:t xml:space="preserve"> is only for windows OS</w:t>
        </w:r>
      </w:ins>
    </w:p>
    <w:p w14:paraId="4CAC36CC" w14:textId="42C5EB36" w:rsidR="00B00ECE" w:rsidRDefault="00B00ECE" w:rsidP="00B00ECE">
      <w:pPr>
        <w:pStyle w:val="ListParagraph"/>
        <w:rPr>
          <w:ins w:id="2069" w:author="Prakash Singh Kshatreeya" w:date="2026-04-19T10:31:00Z"/>
          <w:sz w:val="28"/>
          <w:szCs w:val="28"/>
          <w:lang w:val="en-US"/>
        </w:rPr>
      </w:pPr>
      <w:ins w:id="2070" w:author="Prakash Singh Kshatreeya" w:date="2026-04-19T10:30:00Z">
        <w:r>
          <w:rPr>
            <w:sz w:val="28"/>
            <w:szCs w:val="28"/>
            <w:lang w:val="en-US"/>
          </w:rPr>
          <w:t xml:space="preserve">With </w:t>
        </w:r>
        <w:proofErr w:type="gramStart"/>
        <w:r>
          <w:rPr>
            <w:sz w:val="28"/>
            <w:szCs w:val="28"/>
            <w:lang w:val="en-US"/>
          </w:rPr>
          <w:t>op</w:t>
        </w:r>
      </w:ins>
      <w:ins w:id="2071" w:author="Prakash Singh Kshatreeya" w:date="2026-04-19T10:31:00Z">
        <w:r>
          <w:rPr>
            <w:sz w:val="28"/>
            <w:szCs w:val="28"/>
            <w:lang w:val="en-US"/>
          </w:rPr>
          <w:t>en(</w:t>
        </w:r>
        <w:proofErr w:type="gramEnd"/>
        <w:r>
          <w:rPr>
            <w:sz w:val="28"/>
            <w:szCs w:val="28"/>
            <w:lang w:val="en-US"/>
          </w:rPr>
          <w:t>“user.csv”, “w”, newline = “”) as file:</w:t>
        </w:r>
      </w:ins>
    </w:p>
    <w:p w14:paraId="592D3C4F" w14:textId="386277FD" w:rsidR="00B00ECE" w:rsidRDefault="00B00ECE" w:rsidP="00B00ECE">
      <w:pPr>
        <w:pStyle w:val="ListParagraph"/>
        <w:rPr>
          <w:ins w:id="2072" w:author="Prakash Singh Kshatreeya" w:date="2026-04-19T10:31:00Z"/>
          <w:sz w:val="28"/>
          <w:szCs w:val="28"/>
          <w:lang w:val="en-US"/>
        </w:rPr>
      </w:pPr>
      <w:proofErr w:type="spellStart"/>
      <w:ins w:id="2073" w:author="Prakash Singh Kshatreeya" w:date="2026-04-19T10:31:00Z">
        <w:r>
          <w:rPr>
            <w:sz w:val="28"/>
            <w:szCs w:val="28"/>
            <w:lang w:val="en-US"/>
          </w:rPr>
          <w:t>Csv_writer</w:t>
        </w:r>
        <w:proofErr w:type="spellEnd"/>
        <w:r>
          <w:rPr>
            <w:sz w:val="28"/>
            <w:szCs w:val="28"/>
            <w:lang w:val="en-US"/>
          </w:rPr>
          <w:t xml:space="preserve"> = writer(file)</w:t>
        </w:r>
      </w:ins>
    </w:p>
    <w:p w14:paraId="51382DA3" w14:textId="11F99CB6" w:rsidR="00B00ECE" w:rsidRDefault="00B00ECE" w:rsidP="00B00ECE">
      <w:pPr>
        <w:pStyle w:val="ListParagraph"/>
        <w:rPr>
          <w:ins w:id="2074" w:author="Prakash Singh Kshatreeya" w:date="2026-04-19T10:32:00Z"/>
          <w:sz w:val="28"/>
          <w:szCs w:val="28"/>
          <w:lang w:val="en-US"/>
        </w:rPr>
      </w:pPr>
      <w:proofErr w:type="spellStart"/>
      <w:ins w:id="2075" w:author="Prakash Singh Kshatreeya" w:date="2026-04-19T10:31:00Z">
        <w:r>
          <w:rPr>
            <w:sz w:val="28"/>
            <w:szCs w:val="28"/>
            <w:lang w:val="en-US"/>
          </w:rPr>
          <w:t>Csv_</w:t>
        </w:r>
        <w:proofErr w:type="gramStart"/>
        <w:r>
          <w:rPr>
            <w:sz w:val="28"/>
            <w:szCs w:val="28"/>
            <w:lang w:val="en-US"/>
          </w:rPr>
          <w:t>writer.</w:t>
        </w:r>
      </w:ins>
      <w:ins w:id="2076" w:author="Prakash Singh Kshatreeya" w:date="2026-04-19T10:32:00Z">
        <w:r>
          <w:rPr>
            <w:sz w:val="28"/>
            <w:szCs w:val="28"/>
            <w:lang w:val="en-US"/>
          </w:rPr>
          <w:t>writerow</w:t>
        </w:r>
        <w:proofErr w:type="spellEnd"/>
        <w:proofErr w:type="gramEnd"/>
        <w:r>
          <w:rPr>
            <w:sz w:val="28"/>
            <w:szCs w:val="28"/>
            <w:lang w:val="en-US"/>
          </w:rPr>
          <w:t>([“</w:t>
        </w:r>
        <w:proofErr w:type="spellStart"/>
        <w:r>
          <w:rPr>
            <w:sz w:val="28"/>
            <w:szCs w:val="28"/>
            <w:lang w:val="en-US"/>
          </w:rPr>
          <w:t>name”,”age</w:t>
        </w:r>
        <w:proofErr w:type="spellEnd"/>
        <w:r>
          <w:rPr>
            <w:sz w:val="28"/>
            <w:szCs w:val="28"/>
            <w:lang w:val="en-US"/>
          </w:rPr>
          <w:t>”])</w:t>
        </w:r>
      </w:ins>
    </w:p>
    <w:p w14:paraId="1A17DF7B" w14:textId="4F354C39" w:rsidR="00B00ECE" w:rsidRDefault="00B00ECE" w:rsidP="00B00ECE">
      <w:pPr>
        <w:pStyle w:val="ListParagraph"/>
        <w:rPr>
          <w:ins w:id="2077" w:author="Prakash Singh Kshatreeya" w:date="2026-04-19T10:32:00Z"/>
          <w:sz w:val="28"/>
          <w:szCs w:val="28"/>
          <w:lang w:val="en-US"/>
        </w:rPr>
      </w:pPr>
      <w:proofErr w:type="spellStart"/>
      <w:ins w:id="2078" w:author="Prakash Singh Kshatreeya" w:date="2026-04-19T10:32:00Z">
        <w:r>
          <w:rPr>
            <w:sz w:val="28"/>
            <w:szCs w:val="28"/>
            <w:lang w:val="en-US"/>
          </w:rPr>
          <w:t>Csv_</w:t>
        </w:r>
        <w:proofErr w:type="gramStart"/>
        <w:r>
          <w:rPr>
            <w:sz w:val="28"/>
            <w:szCs w:val="28"/>
            <w:lang w:val="en-US"/>
          </w:rPr>
          <w:t>writer.writerow</w:t>
        </w:r>
        <w:proofErr w:type="spellEnd"/>
        <w:proofErr w:type="gramEnd"/>
        <w:r>
          <w:rPr>
            <w:sz w:val="28"/>
            <w:szCs w:val="28"/>
            <w:lang w:val="en-US"/>
          </w:rPr>
          <w:t>([“prakash”,”24”])</w:t>
        </w:r>
      </w:ins>
    </w:p>
    <w:p w14:paraId="5CC35A6C" w14:textId="15F239D5" w:rsidR="00B00ECE" w:rsidRDefault="00B00ECE" w:rsidP="00B00ECE">
      <w:pPr>
        <w:pStyle w:val="ListParagraph"/>
        <w:rPr>
          <w:ins w:id="2079" w:author="Prakash Singh Kshatreeya" w:date="2026-04-19T10:36:00Z"/>
          <w:sz w:val="28"/>
          <w:szCs w:val="28"/>
          <w:lang w:val="en-US"/>
        </w:rPr>
      </w:pPr>
      <w:proofErr w:type="spellStart"/>
      <w:ins w:id="2080" w:author="Prakash Singh Kshatreeya" w:date="2026-04-19T10:32:00Z">
        <w:r>
          <w:rPr>
            <w:sz w:val="28"/>
            <w:szCs w:val="28"/>
            <w:lang w:val="en-US"/>
          </w:rPr>
          <w:t>Csv_</w:t>
        </w:r>
        <w:proofErr w:type="gramStart"/>
        <w:r>
          <w:rPr>
            <w:sz w:val="28"/>
            <w:szCs w:val="28"/>
            <w:lang w:val="en-US"/>
          </w:rPr>
          <w:t>writer.writerow</w:t>
        </w:r>
        <w:proofErr w:type="spellEnd"/>
        <w:proofErr w:type="gramEnd"/>
        <w:r>
          <w:rPr>
            <w:sz w:val="28"/>
            <w:szCs w:val="28"/>
            <w:lang w:val="en-US"/>
          </w:rPr>
          <w:t>([“shiv”,”0”])</w:t>
        </w:r>
      </w:ins>
    </w:p>
    <w:p w14:paraId="40E466FE" w14:textId="77777777" w:rsidR="00B00ECE" w:rsidRDefault="00B00ECE" w:rsidP="00B00ECE">
      <w:pPr>
        <w:rPr>
          <w:ins w:id="2081" w:author="Prakash Singh Kshatreeya" w:date="2026-04-19T10:36:00Z"/>
          <w:sz w:val="28"/>
          <w:szCs w:val="28"/>
          <w:lang w:val="en-US"/>
        </w:rPr>
      </w:pPr>
    </w:p>
    <w:p w14:paraId="4E4F6FEA" w14:textId="58BDAE92" w:rsidR="00B00ECE" w:rsidRDefault="00B00ECE" w:rsidP="00B00ECE">
      <w:pPr>
        <w:rPr>
          <w:ins w:id="2082" w:author="Prakash Singh Kshatreeya" w:date="2026-04-19T10:37:00Z"/>
          <w:b/>
          <w:bCs/>
          <w:sz w:val="28"/>
          <w:szCs w:val="28"/>
          <w:lang w:val="en-US"/>
        </w:rPr>
      </w:pPr>
      <w:ins w:id="2083" w:author="Prakash Singh Kshatreeya" w:date="2026-04-19T10:36:00Z">
        <w:r>
          <w:rPr>
            <w:b/>
            <w:bCs/>
            <w:sz w:val="28"/>
            <w:szCs w:val="28"/>
            <w:lang w:val="en-US"/>
          </w:rPr>
          <w:t>U</w:t>
        </w:r>
      </w:ins>
      <w:ins w:id="2084" w:author="Prakash Singh Kshatreeya" w:date="2026-04-19T10:37:00Z">
        <w:r>
          <w:rPr>
            <w:b/>
            <w:bCs/>
            <w:sz w:val="28"/>
            <w:szCs w:val="28"/>
            <w:lang w:val="en-US"/>
          </w:rPr>
          <w:t xml:space="preserve">SING </w:t>
        </w:r>
        <w:proofErr w:type="gramStart"/>
        <w:r>
          <w:rPr>
            <w:b/>
            <w:bCs/>
            <w:sz w:val="28"/>
            <w:szCs w:val="28"/>
            <w:lang w:val="en-US"/>
          </w:rPr>
          <w:t>DICTIONARIES :</w:t>
        </w:r>
        <w:proofErr w:type="gramEnd"/>
      </w:ins>
    </w:p>
    <w:p w14:paraId="01C769BC" w14:textId="783707EF" w:rsidR="00B00ECE" w:rsidRPr="00B00ECE" w:rsidRDefault="00B00ECE" w:rsidP="00B00ECE">
      <w:pPr>
        <w:pStyle w:val="ListParagraph"/>
        <w:numPr>
          <w:ilvl w:val="0"/>
          <w:numId w:val="1"/>
        </w:numPr>
        <w:rPr>
          <w:ins w:id="2085" w:author="Prakash Singh Kshatreeya" w:date="2026-04-19T10:38:00Z"/>
          <w:b/>
          <w:bCs/>
          <w:sz w:val="28"/>
          <w:szCs w:val="28"/>
          <w:lang w:val="en-US"/>
          <w:rPrChange w:id="2086" w:author="Prakash Singh Kshatreeya" w:date="2026-04-19T10:38:00Z">
            <w:rPr>
              <w:ins w:id="2087" w:author="Prakash Singh Kshatreeya" w:date="2026-04-19T10:38:00Z"/>
              <w:sz w:val="28"/>
              <w:szCs w:val="28"/>
              <w:lang w:val="en-US"/>
            </w:rPr>
          </w:rPrChange>
        </w:rPr>
      </w:pPr>
      <w:proofErr w:type="spellStart"/>
      <w:ins w:id="2088" w:author="Prakash Singh Kshatreeya" w:date="2026-04-19T10:37:00Z">
        <w:r>
          <w:rPr>
            <w:b/>
            <w:bCs/>
            <w:sz w:val="28"/>
            <w:szCs w:val="28"/>
            <w:lang w:val="en-US"/>
          </w:rPr>
          <w:t>DictWriter</w:t>
        </w:r>
        <w:proofErr w:type="spellEnd"/>
        <w:r>
          <w:rPr>
            <w:b/>
            <w:bCs/>
            <w:sz w:val="28"/>
            <w:szCs w:val="28"/>
            <w:lang w:val="en-US"/>
          </w:rPr>
          <w:t xml:space="preserve"> </w:t>
        </w:r>
        <w:r>
          <w:rPr>
            <w:sz w:val="28"/>
            <w:szCs w:val="28"/>
            <w:lang w:val="en-US"/>
          </w:rPr>
          <w:t>– creates a writer object for writing using dictionaries</w:t>
        </w:r>
      </w:ins>
    </w:p>
    <w:p w14:paraId="7D748138" w14:textId="00D8CC8A" w:rsidR="00B00ECE" w:rsidRPr="004A3F18" w:rsidRDefault="00B00ECE" w:rsidP="00B00ECE">
      <w:pPr>
        <w:pStyle w:val="ListParagraph"/>
        <w:numPr>
          <w:ilvl w:val="0"/>
          <w:numId w:val="1"/>
        </w:numPr>
        <w:rPr>
          <w:ins w:id="2089" w:author="Prakash Singh Kshatreeya" w:date="2026-04-19T10:38:00Z"/>
          <w:b/>
          <w:bCs/>
          <w:sz w:val="28"/>
          <w:szCs w:val="28"/>
          <w:lang w:val="en-US"/>
          <w:rPrChange w:id="2090" w:author="Prakash Singh Kshatreeya" w:date="2026-04-19T10:38:00Z">
            <w:rPr>
              <w:ins w:id="2091" w:author="Prakash Singh Kshatreeya" w:date="2026-04-19T10:38:00Z"/>
              <w:sz w:val="28"/>
              <w:szCs w:val="28"/>
              <w:lang w:val="en-US"/>
            </w:rPr>
          </w:rPrChange>
        </w:rPr>
      </w:pPr>
      <w:ins w:id="2092" w:author="Prakash Singh Kshatreeya" w:date="2026-04-19T10:38:00Z">
        <w:r>
          <w:rPr>
            <w:b/>
            <w:bCs/>
            <w:sz w:val="28"/>
            <w:szCs w:val="28"/>
            <w:lang w:val="en-US"/>
          </w:rPr>
          <w:t xml:space="preserve">Fieldnames </w:t>
        </w:r>
        <w:r w:rsidR="004A3F18">
          <w:rPr>
            <w:sz w:val="28"/>
            <w:szCs w:val="28"/>
            <w:lang w:val="en-US"/>
          </w:rPr>
          <w:t>–</w:t>
        </w:r>
        <w:r>
          <w:rPr>
            <w:sz w:val="28"/>
            <w:szCs w:val="28"/>
            <w:lang w:val="en-US"/>
          </w:rPr>
          <w:t xml:space="preserve"> </w:t>
        </w:r>
        <w:proofErr w:type="spellStart"/>
        <w:r w:rsidR="004A3F18">
          <w:rPr>
            <w:sz w:val="28"/>
            <w:szCs w:val="28"/>
            <w:lang w:val="en-US"/>
          </w:rPr>
          <w:t>kwarg</w:t>
        </w:r>
        <w:proofErr w:type="spellEnd"/>
        <w:r w:rsidR="004A3F18">
          <w:rPr>
            <w:sz w:val="28"/>
            <w:szCs w:val="28"/>
            <w:lang w:val="en-US"/>
          </w:rPr>
          <w:t xml:space="preserve"> for the </w:t>
        </w:r>
        <w:proofErr w:type="spellStart"/>
        <w:r w:rsidR="004A3F18">
          <w:rPr>
            <w:sz w:val="28"/>
            <w:szCs w:val="28"/>
            <w:lang w:val="en-US"/>
          </w:rPr>
          <w:t>DictWriter</w:t>
        </w:r>
        <w:proofErr w:type="spellEnd"/>
        <w:r w:rsidR="004A3F18">
          <w:rPr>
            <w:sz w:val="28"/>
            <w:szCs w:val="28"/>
            <w:lang w:val="en-US"/>
          </w:rPr>
          <w:t xml:space="preserve"> specifying headers</w:t>
        </w:r>
      </w:ins>
    </w:p>
    <w:p w14:paraId="720B9CCD" w14:textId="0EDDE339" w:rsidR="004A3F18" w:rsidRPr="004A3F18" w:rsidRDefault="004A3F18" w:rsidP="00B00ECE">
      <w:pPr>
        <w:pStyle w:val="ListParagraph"/>
        <w:numPr>
          <w:ilvl w:val="0"/>
          <w:numId w:val="1"/>
        </w:numPr>
        <w:rPr>
          <w:ins w:id="2093" w:author="Prakash Singh Kshatreeya" w:date="2026-04-19T10:39:00Z"/>
          <w:b/>
          <w:bCs/>
          <w:sz w:val="28"/>
          <w:szCs w:val="28"/>
          <w:lang w:val="en-US"/>
          <w:rPrChange w:id="2094" w:author="Prakash Singh Kshatreeya" w:date="2026-04-19T10:39:00Z">
            <w:rPr>
              <w:ins w:id="2095" w:author="Prakash Singh Kshatreeya" w:date="2026-04-19T10:39:00Z"/>
              <w:sz w:val="28"/>
              <w:szCs w:val="28"/>
              <w:lang w:val="en-US"/>
            </w:rPr>
          </w:rPrChange>
        </w:rPr>
      </w:pPr>
      <w:proofErr w:type="spellStart"/>
      <w:ins w:id="2096" w:author="Prakash Singh Kshatreeya" w:date="2026-04-19T10:38:00Z">
        <w:r>
          <w:rPr>
            <w:b/>
            <w:bCs/>
            <w:sz w:val="28"/>
            <w:szCs w:val="28"/>
            <w:lang w:val="en-US"/>
          </w:rPr>
          <w:t>Writeheader</w:t>
        </w:r>
      </w:ins>
      <w:proofErr w:type="spellEnd"/>
      <w:ins w:id="2097" w:author="Prakash Singh Kshatreeya" w:date="2026-04-19T10:39:00Z">
        <w:r>
          <w:rPr>
            <w:b/>
            <w:bCs/>
            <w:sz w:val="28"/>
            <w:szCs w:val="28"/>
            <w:lang w:val="en-US"/>
          </w:rPr>
          <w:t xml:space="preserve"> </w:t>
        </w:r>
        <w:r>
          <w:rPr>
            <w:sz w:val="28"/>
            <w:szCs w:val="28"/>
            <w:lang w:val="en-US"/>
          </w:rPr>
          <w:t>– method on a writer to write header row</w:t>
        </w:r>
      </w:ins>
    </w:p>
    <w:p w14:paraId="3DE00B4E" w14:textId="058FB4F7" w:rsidR="004A3F18" w:rsidRPr="004A3F18" w:rsidRDefault="004A3F18" w:rsidP="00B00ECE">
      <w:pPr>
        <w:pStyle w:val="ListParagraph"/>
        <w:numPr>
          <w:ilvl w:val="0"/>
          <w:numId w:val="1"/>
        </w:numPr>
        <w:rPr>
          <w:ins w:id="2098" w:author="Prakash Singh Kshatreeya" w:date="2026-04-19T10:39:00Z"/>
          <w:b/>
          <w:bCs/>
          <w:sz w:val="28"/>
          <w:szCs w:val="28"/>
          <w:lang w:val="en-US"/>
          <w:rPrChange w:id="2099" w:author="Prakash Singh Kshatreeya" w:date="2026-04-19T10:39:00Z">
            <w:rPr>
              <w:ins w:id="2100" w:author="Prakash Singh Kshatreeya" w:date="2026-04-19T10:39:00Z"/>
              <w:sz w:val="28"/>
              <w:szCs w:val="28"/>
              <w:lang w:val="en-US"/>
            </w:rPr>
          </w:rPrChange>
        </w:rPr>
      </w:pPr>
      <w:proofErr w:type="spellStart"/>
      <w:ins w:id="2101" w:author="Prakash Singh Kshatreeya" w:date="2026-04-19T10:39:00Z">
        <w:r>
          <w:rPr>
            <w:b/>
            <w:bCs/>
            <w:sz w:val="28"/>
            <w:szCs w:val="28"/>
            <w:lang w:val="en-US"/>
          </w:rPr>
          <w:t>Writerow</w:t>
        </w:r>
        <w:proofErr w:type="spellEnd"/>
        <w:r>
          <w:rPr>
            <w:b/>
            <w:bCs/>
            <w:sz w:val="28"/>
            <w:szCs w:val="28"/>
            <w:lang w:val="en-US"/>
          </w:rPr>
          <w:t xml:space="preserve"> </w:t>
        </w:r>
        <w:r>
          <w:rPr>
            <w:sz w:val="28"/>
            <w:szCs w:val="28"/>
            <w:lang w:val="en-US"/>
          </w:rPr>
          <w:t>– method on a writer to write a row based on a dictionary</w:t>
        </w:r>
      </w:ins>
    </w:p>
    <w:p w14:paraId="701299EE" w14:textId="77777777" w:rsidR="004A3F18" w:rsidRDefault="004A3F18" w:rsidP="004A3F18">
      <w:pPr>
        <w:pStyle w:val="ListParagraph"/>
        <w:rPr>
          <w:ins w:id="2102" w:author="Prakash Singh Kshatreeya" w:date="2026-04-19T10:39:00Z"/>
          <w:b/>
          <w:bCs/>
          <w:sz w:val="28"/>
          <w:szCs w:val="28"/>
          <w:lang w:val="en-US"/>
        </w:rPr>
      </w:pPr>
    </w:p>
    <w:p w14:paraId="07A9DF25" w14:textId="0BD6D5F8" w:rsidR="004A3F18" w:rsidRDefault="004A3F18" w:rsidP="004A3F18">
      <w:pPr>
        <w:pStyle w:val="ListParagraph"/>
        <w:rPr>
          <w:ins w:id="2103" w:author="Prakash Singh Kshatreeya" w:date="2026-04-19T10:40:00Z"/>
          <w:b/>
          <w:bCs/>
          <w:sz w:val="28"/>
          <w:szCs w:val="28"/>
          <w:lang w:val="en-US"/>
        </w:rPr>
      </w:pPr>
      <w:ins w:id="2104" w:author="Prakash Singh Kshatreeya" w:date="2026-04-19T10:39:00Z">
        <w:r>
          <w:rPr>
            <w:b/>
            <w:bCs/>
            <w:sz w:val="28"/>
            <w:szCs w:val="28"/>
            <w:lang w:val="en-US"/>
          </w:rPr>
          <w:t>F</w:t>
        </w:r>
      </w:ins>
      <w:ins w:id="2105" w:author="Prakash Singh Kshatreeya" w:date="2026-04-19T10:40:00Z">
        <w:r>
          <w:rPr>
            <w:b/>
            <w:bCs/>
            <w:sz w:val="28"/>
            <w:szCs w:val="28"/>
            <w:lang w:val="en-US"/>
          </w:rPr>
          <w:t xml:space="preserve">rom csv import </w:t>
        </w:r>
        <w:proofErr w:type="spellStart"/>
        <w:r>
          <w:rPr>
            <w:b/>
            <w:bCs/>
            <w:sz w:val="28"/>
            <w:szCs w:val="28"/>
            <w:lang w:val="en-US"/>
          </w:rPr>
          <w:t>DictWriter</w:t>
        </w:r>
        <w:proofErr w:type="spellEnd"/>
      </w:ins>
    </w:p>
    <w:p w14:paraId="2B7045C8" w14:textId="4935C509" w:rsidR="004A3F18" w:rsidRDefault="004A3F18" w:rsidP="004A3F18">
      <w:pPr>
        <w:pStyle w:val="ListParagraph"/>
        <w:rPr>
          <w:ins w:id="2106" w:author="Prakash Singh Kshatreeya" w:date="2026-04-19T10:40:00Z"/>
          <w:sz w:val="28"/>
          <w:szCs w:val="28"/>
          <w:lang w:val="en-US"/>
        </w:rPr>
      </w:pPr>
      <w:ins w:id="2107" w:author="Prakash Singh Kshatreeya" w:date="2026-04-19T10:40:00Z">
        <w:r>
          <w:rPr>
            <w:sz w:val="28"/>
            <w:szCs w:val="28"/>
            <w:lang w:val="en-US"/>
          </w:rPr>
          <w:t xml:space="preserve">With </w:t>
        </w:r>
        <w:proofErr w:type="gramStart"/>
        <w:r>
          <w:rPr>
            <w:sz w:val="28"/>
            <w:szCs w:val="28"/>
            <w:lang w:val="en-US"/>
          </w:rPr>
          <w:t>open(</w:t>
        </w:r>
        <w:proofErr w:type="gramEnd"/>
        <w:r>
          <w:rPr>
            <w:sz w:val="28"/>
            <w:szCs w:val="28"/>
            <w:lang w:val="en-US"/>
          </w:rPr>
          <w:t>“</w:t>
        </w:r>
        <w:proofErr w:type="spellStart"/>
        <w:r>
          <w:rPr>
            <w:sz w:val="28"/>
            <w:szCs w:val="28"/>
            <w:lang w:val="en-US"/>
          </w:rPr>
          <w:t>user.csv”,’w</w:t>
        </w:r>
        <w:proofErr w:type="spellEnd"/>
        <w:r>
          <w:rPr>
            <w:sz w:val="28"/>
            <w:szCs w:val="28"/>
            <w:lang w:val="en-US"/>
          </w:rPr>
          <w:t>’, newline=’’) as file:</w:t>
        </w:r>
      </w:ins>
    </w:p>
    <w:p w14:paraId="690800F8" w14:textId="691304E4" w:rsidR="004A3F18" w:rsidRDefault="004A3F18" w:rsidP="004A3F18">
      <w:pPr>
        <w:pStyle w:val="ListParagraph"/>
        <w:rPr>
          <w:ins w:id="2108" w:author="Prakash Singh Kshatreeya" w:date="2026-04-19T10:41:00Z"/>
          <w:sz w:val="28"/>
          <w:szCs w:val="28"/>
          <w:lang w:val="en-US"/>
        </w:rPr>
      </w:pPr>
      <w:ins w:id="2109" w:author="Prakash Singh Kshatreeya" w:date="2026-04-19T10:40:00Z">
        <w:r>
          <w:rPr>
            <w:sz w:val="28"/>
            <w:szCs w:val="28"/>
            <w:lang w:val="en-US"/>
          </w:rPr>
          <w:tab/>
          <w:t xml:space="preserve">Headers = </w:t>
        </w:r>
      </w:ins>
      <w:ins w:id="2110" w:author="Prakash Singh Kshatreeya" w:date="2026-04-19T10:41:00Z">
        <w:r>
          <w:rPr>
            <w:sz w:val="28"/>
            <w:szCs w:val="28"/>
            <w:lang w:val="en-US"/>
          </w:rPr>
          <w:t>[‘full name’, ‘email’, ‘phone’]</w:t>
        </w:r>
      </w:ins>
    </w:p>
    <w:p w14:paraId="651354A2" w14:textId="0E4745FF" w:rsidR="004A3F18" w:rsidRDefault="004A3F18" w:rsidP="004A3F18">
      <w:pPr>
        <w:pStyle w:val="ListParagraph"/>
        <w:rPr>
          <w:ins w:id="2111" w:author="Prakash Singh Kshatreeya" w:date="2026-04-19T10:42:00Z"/>
          <w:sz w:val="28"/>
          <w:szCs w:val="28"/>
          <w:lang w:val="en-US"/>
        </w:rPr>
      </w:pPr>
      <w:ins w:id="2112" w:author="Prakash Singh Kshatreeya" w:date="2026-04-19T10:41:00Z">
        <w:r>
          <w:rPr>
            <w:sz w:val="28"/>
            <w:szCs w:val="28"/>
            <w:lang w:val="en-US"/>
          </w:rPr>
          <w:tab/>
        </w:r>
        <w:proofErr w:type="spellStart"/>
        <w:r>
          <w:rPr>
            <w:sz w:val="28"/>
            <w:szCs w:val="28"/>
            <w:lang w:val="en-US"/>
          </w:rPr>
          <w:t>Csv_writer</w:t>
        </w:r>
        <w:proofErr w:type="spellEnd"/>
        <w:r>
          <w:rPr>
            <w:sz w:val="28"/>
            <w:szCs w:val="28"/>
            <w:lang w:val="en-US"/>
          </w:rPr>
          <w:t xml:space="preserve"> = </w:t>
        </w:r>
        <w:proofErr w:type="spellStart"/>
        <w:proofErr w:type="gramStart"/>
        <w:r>
          <w:rPr>
            <w:sz w:val="28"/>
            <w:szCs w:val="28"/>
            <w:lang w:val="en-US"/>
          </w:rPr>
          <w:t>DictWriter</w:t>
        </w:r>
        <w:proofErr w:type="spellEnd"/>
        <w:r>
          <w:rPr>
            <w:sz w:val="28"/>
            <w:szCs w:val="28"/>
            <w:lang w:val="en-US"/>
          </w:rPr>
          <w:t>(</w:t>
        </w:r>
        <w:proofErr w:type="gramEnd"/>
        <w:r>
          <w:rPr>
            <w:sz w:val="28"/>
            <w:szCs w:val="28"/>
            <w:lang w:val="en-US"/>
          </w:rPr>
          <w:t xml:space="preserve">file, fieldnames= </w:t>
        </w:r>
      </w:ins>
      <w:ins w:id="2113" w:author="Prakash Singh Kshatreeya" w:date="2026-04-19T10:42:00Z">
        <w:r>
          <w:rPr>
            <w:sz w:val="28"/>
            <w:szCs w:val="28"/>
            <w:lang w:val="en-US"/>
          </w:rPr>
          <w:t>H</w:t>
        </w:r>
      </w:ins>
      <w:ins w:id="2114" w:author="Prakash Singh Kshatreeya" w:date="2026-04-19T10:41:00Z">
        <w:r>
          <w:rPr>
            <w:sz w:val="28"/>
            <w:szCs w:val="28"/>
            <w:lang w:val="en-US"/>
          </w:rPr>
          <w:t>eader</w:t>
        </w:r>
      </w:ins>
      <w:ins w:id="2115" w:author="Prakash Singh Kshatreeya" w:date="2026-04-19T10:42:00Z">
        <w:r>
          <w:rPr>
            <w:sz w:val="28"/>
            <w:szCs w:val="28"/>
            <w:lang w:val="en-US"/>
          </w:rPr>
          <w:t>s</w:t>
        </w:r>
      </w:ins>
    </w:p>
    <w:p w14:paraId="7F286787" w14:textId="2EEAD1F1" w:rsidR="004A3F18" w:rsidRDefault="004A3F18" w:rsidP="004A3F18">
      <w:pPr>
        <w:pStyle w:val="ListParagraph"/>
        <w:rPr>
          <w:ins w:id="2116" w:author="Prakash Singh Kshatreeya" w:date="2026-04-19T10:51:00Z"/>
          <w:sz w:val="28"/>
          <w:szCs w:val="28"/>
          <w:lang w:val="en-US"/>
        </w:rPr>
      </w:pPr>
      <w:ins w:id="2117" w:author="Prakash Singh Kshatreeya" w:date="2026-04-19T10:42:00Z">
        <w:r>
          <w:rPr>
            <w:sz w:val="28"/>
            <w:szCs w:val="28"/>
            <w:lang w:val="en-US"/>
          </w:rPr>
          <w:lastRenderedPageBreak/>
          <w:tab/>
        </w:r>
      </w:ins>
    </w:p>
    <w:p w14:paraId="29C34B0A" w14:textId="77777777" w:rsidR="004A3F18" w:rsidRDefault="004A3F18" w:rsidP="007570F7">
      <w:pPr>
        <w:rPr>
          <w:ins w:id="2118" w:author="Prakash Singh Kshatreeya" w:date="2026-04-19T10:51:00Z"/>
          <w:sz w:val="28"/>
          <w:szCs w:val="28"/>
          <w:lang w:val="en-US"/>
        </w:rPr>
      </w:pPr>
    </w:p>
    <w:p w14:paraId="65F8F06E" w14:textId="44B4AA69" w:rsidR="007570F7" w:rsidRDefault="007570F7" w:rsidP="007570F7">
      <w:pPr>
        <w:rPr>
          <w:ins w:id="2119" w:author="Prakash Singh Kshatreeya" w:date="2026-04-19T10:51:00Z"/>
          <w:b/>
          <w:bCs/>
          <w:sz w:val="28"/>
          <w:szCs w:val="28"/>
          <w:lang w:val="en-US"/>
        </w:rPr>
      </w:pPr>
      <w:proofErr w:type="gramStart"/>
      <w:ins w:id="2120" w:author="Prakash Singh Kshatreeya" w:date="2026-04-19T10:51:00Z">
        <w:r>
          <w:rPr>
            <w:b/>
            <w:bCs/>
            <w:sz w:val="28"/>
            <w:szCs w:val="28"/>
            <w:lang w:val="en-US"/>
          </w:rPr>
          <w:t>PICKLING :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- </w:t>
        </w:r>
      </w:ins>
    </w:p>
    <w:p w14:paraId="5E3FD05E" w14:textId="4AE3CC47" w:rsidR="007570F7" w:rsidRPr="007570F7" w:rsidRDefault="007570F7" w:rsidP="007570F7">
      <w:pPr>
        <w:pStyle w:val="ListParagraph"/>
        <w:numPr>
          <w:ilvl w:val="0"/>
          <w:numId w:val="1"/>
        </w:numPr>
        <w:rPr>
          <w:ins w:id="2121" w:author="Prakash Singh Kshatreeya" w:date="2026-04-19T10:52:00Z"/>
          <w:b/>
          <w:bCs/>
          <w:sz w:val="28"/>
          <w:szCs w:val="28"/>
          <w:lang w:val="en-US"/>
          <w:rPrChange w:id="2122" w:author="Prakash Singh Kshatreeya" w:date="2026-04-19T10:52:00Z">
            <w:rPr>
              <w:ins w:id="2123" w:author="Prakash Singh Kshatreeya" w:date="2026-04-19T10:52:00Z"/>
              <w:sz w:val="28"/>
              <w:szCs w:val="28"/>
              <w:lang w:val="en-US"/>
            </w:rPr>
          </w:rPrChange>
        </w:rPr>
      </w:pPr>
      <w:ins w:id="2124" w:author="Prakash Singh Kshatreeya" w:date="2026-04-19T10:51:00Z">
        <w:r>
          <w:rPr>
            <w:b/>
            <w:bCs/>
            <w:sz w:val="28"/>
            <w:szCs w:val="28"/>
            <w:lang w:val="en-US"/>
          </w:rPr>
          <w:t xml:space="preserve">Pickle – </w:t>
        </w:r>
        <w:r>
          <w:rPr>
            <w:sz w:val="28"/>
            <w:szCs w:val="28"/>
            <w:lang w:val="en-US"/>
          </w:rPr>
          <w:t xml:space="preserve">is a </w:t>
        </w:r>
      </w:ins>
      <w:ins w:id="2125" w:author="Prakash Singh Kshatreeya" w:date="2026-04-19T10:52:00Z">
        <w:r>
          <w:rPr>
            <w:sz w:val="28"/>
            <w:szCs w:val="28"/>
            <w:lang w:val="en-US"/>
          </w:rPr>
          <w:t xml:space="preserve">python module that takes some data and pickles it in a </w:t>
        </w:r>
        <w:proofErr w:type="gramStart"/>
        <w:r>
          <w:rPr>
            <w:sz w:val="28"/>
            <w:szCs w:val="28"/>
            <w:lang w:val="en-US"/>
          </w:rPr>
          <w:t>special .pickle</w:t>
        </w:r>
        <w:proofErr w:type="gramEnd"/>
        <w:r>
          <w:rPr>
            <w:sz w:val="28"/>
            <w:szCs w:val="28"/>
            <w:lang w:val="en-US"/>
          </w:rPr>
          <w:t xml:space="preserve"> file.</w:t>
        </w:r>
      </w:ins>
    </w:p>
    <w:p w14:paraId="086B6E46" w14:textId="55EE93E1" w:rsidR="007570F7" w:rsidRPr="007570F7" w:rsidRDefault="007570F7" w:rsidP="007570F7">
      <w:pPr>
        <w:pStyle w:val="ListParagraph"/>
        <w:numPr>
          <w:ilvl w:val="0"/>
          <w:numId w:val="1"/>
        </w:numPr>
        <w:rPr>
          <w:ins w:id="2126" w:author="Prakash Singh Kshatreeya" w:date="2026-04-19T10:53:00Z"/>
          <w:b/>
          <w:bCs/>
          <w:sz w:val="28"/>
          <w:szCs w:val="28"/>
          <w:lang w:val="en-US"/>
          <w:rPrChange w:id="2127" w:author="Prakash Singh Kshatreeya" w:date="2026-04-19T10:53:00Z">
            <w:rPr>
              <w:ins w:id="2128" w:author="Prakash Singh Kshatreeya" w:date="2026-04-19T10:53:00Z"/>
              <w:sz w:val="28"/>
              <w:szCs w:val="28"/>
              <w:lang w:val="en-US"/>
            </w:rPr>
          </w:rPrChange>
        </w:rPr>
      </w:pPr>
      <w:ins w:id="2129" w:author="Prakash Singh Kshatreeya" w:date="2026-04-19T10:52:00Z">
        <w:r>
          <w:rPr>
            <w:sz w:val="28"/>
            <w:szCs w:val="28"/>
            <w:lang w:val="en-US"/>
          </w:rPr>
          <w:t xml:space="preserve">This data can then be restored later in time, by reading that same </w:t>
        </w:r>
        <w:r>
          <w:rPr>
            <w:b/>
            <w:bCs/>
            <w:sz w:val="28"/>
            <w:szCs w:val="28"/>
            <w:lang w:val="en-US"/>
          </w:rPr>
          <w:t>pic</w:t>
        </w:r>
      </w:ins>
      <w:ins w:id="2130" w:author="Prakash Singh Kshatreeya" w:date="2026-04-19T10:53:00Z">
        <w:r>
          <w:rPr>
            <w:b/>
            <w:bCs/>
            <w:sz w:val="28"/>
            <w:szCs w:val="28"/>
            <w:lang w:val="en-US"/>
          </w:rPr>
          <w:t xml:space="preserve">kled </w:t>
        </w:r>
        <w:r>
          <w:rPr>
            <w:sz w:val="28"/>
            <w:szCs w:val="28"/>
            <w:lang w:val="en-US"/>
          </w:rPr>
          <w:t xml:space="preserve">file </w:t>
        </w:r>
      </w:ins>
    </w:p>
    <w:p w14:paraId="054762A0" w14:textId="78F2CDCB" w:rsidR="007570F7" w:rsidRDefault="007570F7" w:rsidP="007570F7">
      <w:pPr>
        <w:pStyle w:val="ListParagraph"/>
        <w:numPr>
          <w:ilvl w:val="0"/>
          <w:numId w:val="1"/>
        </w:numPr>
        <w:rPr>
          <w:ins w:id="2131" w:author="Prakash Singh Kshatreeya" w:date="2026-04-19T10:54:00Z"/>
          <w:b/>
          <w:bCs/>
          <w:sz w:val="28"/>
          <w:szCs w:val="28"/>
          <w:lang w:val="en-US"/>
        </w:rPr>
      </w:pPr>
      <w:ins w:id="2132" w:author="Prakash Singh Kshatreeya" w:date="2026-04-19T10:53:00Z">
        <w:r>
          <w:rPr>
            <w:sz w:val="28"/>
            <w:szCs w:val="28"/>
            <w:lang w:val="en-US"/>
          </w:rPr>
          <w:t>Behind the scenes, Python will take our data (object, tuple etc.) serialize the data and then conv</w:t>
        </w:r>
      </w:ins>
      <w:ins w:id="2133" w:author="Prakash Singh Kshatreeya" w:date="2026-04-19T10:54:00Z">
        <w:r>
          <w:rPr>
            <w:sz w:val="28"/>
            <w:szCs w:val="28"/>
            <w:lang w:val="en-US"/>
          </w:rPr>
          <w:t xml:space="preserve">ert it into something called a </w:t>
        </w:r>
        <w:proofErr w:type="spellStart"/>
        <w:r>
          <w:rPr>
            <w:b/>
            <w:bCs/>
            <w:sz w:val="28"/>
            <w:szCs w:val="28"/>
            <w:lang w:val="en-US"/>
          </w:rPr>
          <w:t>bytestream</w:t>
        </w:r>
        <w:proofErr w:type="spellEnd"/>
        <w:r>
          <w:rPr>
            <w:b/>
            <w:bCs/>
            <w:sz w:val="28"/>
            <w:szCs w:val="28"/>
            <w:lang w:val="en-US"/>
          </w:rPr>
          <w:t>.</w:t>
        </w:r>
      </w:ins>
    </w:p>
    <w:p w14:paraId="190444E8" w14:textId="5FD1CAAF" w:rsidR="007570F7" w:rsidRPr="003800DF" w:rsidRDefault="007570F7" w:rsidP="007570F7">
      <w:pPr>
        <w:pStyle w:val="ListParagraph"/>
        <w:numPr>
          <w:ilvl w:val="0"/>
          <w:numId w:val="1"/>
        </w:numPr>
        <w:rPr>
          <w:ins w:id="2134" w:author="Prakash Singh Kshatreeya" w:date="2026-04-19T11:19:00Z"/>
          <w:b/>
          <w:bCs/>
          <w:sz w:val="28"/>
          <w:szCs w:val="28"/>
          <w:lang w:val="en-US"/>
          <w:rPrChange w:id="2135" w:author="Prakash Singh Kshatreeya" w:date="2026-04-19T11:19:00Z">
            <w:rPr>
              <w:ins w:id="2136" w:author="Prakash Singh Kshatreeya" w:date="2026-04-19T11:19:00Z"/>
              <w:sz w:val="28"/>
              <w:szCs w:val="28"/>
              <w:lang w:val="en-US"/>
            </w:rPr>
          </w:rPrChange>
        </w:rPr>
      </w:pPr>
      <w:ins w:id="2137" w:author="Prakash Singh Kshatreeya" w:date="2026-04-19T10:54:00Z">
        <w:r>
          <w:rPr>
            <w:sz w:val="28"/>
            <w:szCs w:val="28"/>
            <w:lang w:val="en-US"/>
          </w:rPr>
          <w:t xml:space="preserve">We can use the </w:t>
        </w:r>
        <w:proofErr w:type="spellStart"/>
        <w:proofErr w:type="gramStart"/>
        <w:r>
          <w:rPr>
            <w:b/>
            <w:bCs/>
            <w:sz w:val="28"/>
            <w:szCs w:val="28"/>
            <w:lang w:val="en-US"/>
          </w:rPr>
          <w:t>pickle.dump</w:t>
        </w:r>
        <w:proofErr w:type="spellEnd"/>
        <w:proofErr w:type="gramEnd"/>
        <w:r>
          <w:rPr>
            <w:b/>
            <w:bCs/>
            <w:sz w:val="28"/>
            <w:szCs w:val="28"/>
            <w:lang w:val="en-US"/>
          </w:rPr>
          <w:t xml:space="preserve">(data, </w:t>
        </w:r>
        <w:proofErr w:type="spellStart"/>
        <w:r>
          <w:rPr>
            <w:b/>
            <w:bCs/>
            <w:sz w:val="28"/>
            <w:szCs w:val="28"/>
            <w:lang w:val="en-US"/>
          </w:rPr>
          <w:t>file</w:t>
        </w:r>
      </w:ins>
      <w:ins w:id="2138" w:author="Prakash Singh Kshatreeya" w:date="2026-04-19T10:55:00Z">
        <w:r>
          <w:rPr>
            <w:b/>
            <w:bCs/>
            <w:sz w:val="28"/>
            <w:szCs w:val="28"/>
            <w:lang w:val="en-US"/>
          </w:rPr>
          <w:t>_</w:t>
        </w:r>
      </w:ins>
      <w:ins w:id="2139" w:author="Prakash Singh Kshatreeya" w:date="2026-04-19T10:54:00Z">
        <w:r>
          <w:rPr>
            <w:b/>
            <w:bCs/>
            <w:sz w:val="28"/>
            <w:szCs w:val="28"/>
            <w:lang w:val="en-US"/>
          </w:rPr>
          <w:t>name</w:t>
        </w:r>
        <w:proofErr w:type="spellEnd"/>
        <w:r>
          <w:rPr>
            <w:b/>
            <w:bCs/>
            <w:sz w:val="28"/>
            <w:szCs w:val="28"/>
            <w:lang w:val="en-US"/>
          </w:rPr>
          <w:t xml:space="preserve">) </w:t>
        </w:r>
        <w:r>
          <w:rPr>
            <w:sz w:val="28"/>
            <w:szCs w:val="28"/>
            <w:lang w:val="en-US"/>
          </w:rPr>
          <w:t xml:space="preserve"> to </w:t>
        </w:r>
        <w:proofErr w:type="spellStart"/>
        <w:r>
          <w:rPr>
            <w:sz w:val="28"/>
            <w:szCs w:val="28"/>
            <w:lang w:val="en-US"/>
          </w:rPr>
          <w:t>wrte</w:t>
        </w:r>
        <w:proofErr w:type="spellEnd"/>
        <w:r>
          <w:rPr>
            <w:sz w:val="28"/>
            <w:szCs w:val="28"/>
            <w:lang w:val="en-US"/>
          </w:rPr>
          <w:t xml:space="preserve"> data to a file and then use the </w:t>
        </w:r>
        <w:proofErr w:type="spellStart"/>
        <w:r>
          <w:rPr>
            <w:b/>
            <w:bCs/>
            <w:sz w:val="28"/>
            <w:szCs w:val="28"/>
            <w:lang w:val="en-US"/>
          </w:rPr>
          <w:t>pickle.load</w:t>
        </w:r>
        <w:proofErr w:type="spellEnd"/>
        <w:r>
          <w:rPr>
            <w:b/>
            <w:bCs/>
            <w:sz w:val="28"/>
            <w:szCs w:val="28"/>
            <w:lang w:val="en-US"/>
          </w:rPr>
          <w:t>(</w:t>
        </w:r>
        <w:proofErr w:type="spellStart"/>
        <w:r>
          <w:rPr>
            <w:b/>
            <w:bCs/>
            <w:sz w:val="28"/>
            <w:szCs w:val="28"/>
            <w:lang w:val="en-US"/>
          </w:rPr>
          <w:t>file</w:t>
        </w:r>
      </w:ins>
      <w:ins w:id="2140" w:author="Prakash Singh Kshatreeya" w:date="2026-04-19T10:55:00Z">
        <w:r>
          <w:rPr>
            <w:b/>
            <w:bCs/>
            <w:sz w:val="28"/>
            <w:szCs w:val="28"/>
            <w:lang w:val="en-US"/>
          </w:rPr>
          <w:t>_name</w:t>
        </w:r>
        <w:proofErr w:type="spellEnd"/>
        <w:r>
          <w:rPr>
            <w:b/>
            <w:bCs/>
            <w:sz w:val="28"/>
            <w:szCs w:val="28"/>
            <w:lang w:val="en-US"/>
          </w:rPr>
          <w:t xml:space="preserve">) </w:t>
        </w:r>
        <w:r>
          <w:rPr>
            <w:sz w:val="28"/>
            <w:szCs w:val="28"/>
            <w:lang w:val="en-US"/>
          </w:rPr>
          <w:t xml:space="preserve">method to read a pickle file and then load/restore </w:t>
        </w:r>
        <w:proofErr w:type="spellStart"/>
        <w:r>
          <w:rPr>
            <w:sz w:val="28"/>
            <w:szCs w:val="28"/>
            <w:lang w:val="en-US"/>
          </w:rPr>
          <w:t>it’s</w:t>
        </w:r>
        <w:proofErr w:type="spellEnd"/>
        <w:r>
          <w:rPr>
            <w:sz w:val="28"/>
            <w:szCs w:val="28"/>
            <w:lang w:val="en-US"/>
          </w:rPr>
          <w:t xml:space="preserve"> contents.</w:t>
        </w:r>
      </w:ins>
    </w:p>
    <w:p w14:paraId="3DB2AAE8" w14:textId="77777777" w:rsidR="003800DF" w:rsidRDefault="003800DF" w:rsidP="003800DF">
      <w:pPr>
        <w:pStyle w:val="ListParagraph"/>
        <w:rPr>
          <w:ins w:id="2141" w:author="Prakash Singh Kshatreeya" w:date="2026-04-19T11:19:00Z"/>
          <w:sz w:val="28"/>
          <w:szCs w:val="28"/>
          <w:lang w:val="en-US"/>
        </w:rPr>
      </w:pPr>
    </w:p>
    <w:p w14:paraId="4ADCFAD2" w14:textId="77777777" w:rsidR="003800DF" w:rsidRDefault="003800DF" w:rsidP="003800DF">
      <w:pPr>
        <w:pStyle w:val="ListParagraph"/>
        <w:rPr>
          <w:ins w:id="2142" w:author="Prakash Singh Kshatreeya" w:date="2026-04-19T11:19:00Z"/>
          <w:sz w:val="28"/>
          <w:szCs w:val="28"/>
          <w:lang w:val="en-US"/>
        </w:rPr>
      </w:pPr>
    </w:p>
    <w:p w14:paraId="29E348D0" w14:textId="77777777" w:rsidR="003800DF" w:rsidRDefault="003800DF" w:rsidP="003800DF">
      <w:pPr>
        <w:pStyle w:val="ListParagraph"/>
        <w:rPr>
          <w:ins w:id="2143" w:author="Prakash Singh Kshatreeya" w:date="2026-04-19T11:47:00Z"/>
          <w:sz w:val="28"/>
          <w:szCs w:val="28"/>
          <w:lang w:val="en-US"/>
        </w:rPr>
      </w:pPr>
    </w:p>
    <w:p w14:paraId="5D8A2A83" w14:textId="77777777" w:rsidR="004A21FD" w:rsidRDefault="004A21FD" w:rsidP="003800DF">
      <w:pPr>
        <w:pStyle w:val="ListParagraph"/>
        <w:rPr>
          <w:ins w:id="2144" w:author="Prakash Singh Kshatreeya" w:date="2026-04-19T11:47:00Z"/>
          <w:sz w:val="28"/>
          <w:szCs w:val="28"/>
          <w:lang w:val="en-US"/>
        </w:rPr>
      </w:pPr>
    </w:p>
    <w:p w14:paraId="5DDB464F" w14:textId="6A50A4D5" w:rsidR="004A21FD" w:rsidRDefault="004A21FD" w:rsidP="003800DF">
      <w:pPr>
        <w:pStyle w:val="ListParagraph"/>
        <w:rPr>
          <w:ins w:id="2145" w:author="Prakash Singh Kshatreeya" w:date="2026-04-19T11:48:00Z"/>
          <w:b/>
          <w:bCs/>
          <w:sz w:val="28"/>
          <w:szCs w:val="28"/>
          <w:lang w:val="en-US"/>
        </w:rPr>
      </w:pPr>
      <w:ins w:id="2146" w:author="Prakash Singh Kshatreeya" w:date="2026-04-19T11:47:00Z">
        <w:r>
          <w:rPr>
            <w:b/>
            <w:bCs/>
            <w:sz w:val="28"/>
            <w:szCs w:val="28"/>
            <w:lang w:val="en-US"/>
          </w:rPr>
          <w:t>VIRTUAL INVI</w:t>
        </w:r>
      </w:ins>
      <w:ins w:id="2147" w:author="Prakash Singh Kshatreeya" w:date="2026-04-19T11:59:00Z">
        <w:r w:rsidR="00CF6A4B">
          <w:rPr>
            <w:b/>
            <w:bCs/>
            <w:sz w:val="28"/>
            <w:szCs w:val="28"/>
            <w:lang w:val="en-US"/>
          </w:rPr>
          <w:t>REN</w:t>
        </w:r>
      </w:ins>
      <w:ins w:id="2148" w:author="Prakash Singh Kshatreeya" w:date="2026-04-19T11:47:00Z">
        <w:r>
          <w:rPr>
            <w:b/>
            <w:bCs/>
            <w:sz w:val="28"/>
            <w:szCs w:val="28"/>
            <w:lang w:val="en-US"/>
          </w:rPr>
          <w:t xml:space="preserve">MENT </w:t>
        </w:r>
      </w:ins>
      <w:ins w:id="2149" w:author="Prakash Singh Kshatreeya" w:date="2026-04-19T11:48:00Z">
        <w:r>
          <w:rPr>
            <w:b/>
            <w:bCs/>
            <w:sz w:val="28"/>
            <w:szCs w:val="28"/>
            <w:lang w:val="en-US"/>
          </w:rPr>
          <w:t>USED</w:t>
        </w:r>
      </w:ins>
    </w:p>
    <w:p w14:paraId="117255FD" w14:textId="28C919F5" w:rsidR="004A21FD" w:rsidRPr="0089695D" w:rsidRDefault="004A21FD" w:rsidP="004A21FD">
      <w:pPr>
        <w:pStyle w:val="ListParagraph"/>
        <w:numPr>
          <w:ilvl w:val="0"/>
          <w:numId w:val="1"/>
        </w:numPr>
        <w:rPr>
          <w:ins w:id="2150" w:author="Prakash Singh Kshatreeya" w:date="2026-04-19T11:49:00Z"/>
          <w:b/>
          <w:bCs/>
          <w:sz w:val="28"/>
          <w:szCs w:val="28"/>
          <w:lang w:val="en-US"/>
          <w:rPrChange w:id="2151" w:author="Prakash Singh Kshatreeya" w:date="2026-04-19T11:49:00Z">
            <w:rPr>
              <w:ins w:id="2152" w:author="Prakash Singh Kshatreeya" w:date="2026-04-19T11:49:00Z"/>
              <w:sz w:val="28"/>
              <w:szCs w:val="28"/>
              <w:lang w:val="en-US"/>
            </w:rPr>
          </w:rPrChange>
        </w:rPr>
      </w:pPr>
      <w:ins w:id="2153" w:author="Prakash Singh Kshatreeya" w:date="2026-04-19T11:48:00Z">
        <w:r>
          <w:rPr>
            <w:b/>
            <w:bCs/>
            <w:sz w:val="28"/>
            <w:szCs w:val="28"/>
            <w:lang w:val="en-US"/>
          </w:rPr>
          <w:t>Python</w:t>
        </w:r>
        <w:r>
          <w:rPr>
            <w:sz w:val="28"/>
            <w:szCs w:val="28"/>
            <w:lang w:val="en-US"/>
          </w:rPr>
          <w:t xml:space="preserve"> -m </w:t>
        </w:r>
        <w:proofErr w:type="spellStart"/>
        <w:r w:rsidR="0089695D">
          <w:rPr>
            <w:sz w:val="28"/>
            <w:szCs w:val="28"/>
            <w:lang w:val="en-US"/>
          </w:rPr>
          <w:t>venv</w:t>
        </w:r>
        <w:proofErr w:type="spellEnd"/>
        <w:r w:rsidR="0089695D">
          <w:rPr>
            <w:sz w:val="28"/>
            <w:szCs w:val="28"/>
            <w:lang w:val="en-US"/>
          </w:rPr>
          <w:t xml:space="preserve"> </w:t>
        </w:r>
      </w:ins>
      <w:proofErr w:type="spellStart"/>
      <w:ins w:id="2154" w:author="Prakash Singh Kshatreeya" w:date="2026-04-19T11:49:00Z">
        <w:r w:rsidR="0089695D">
          <w:rPr>
            <w:sz w:val="28"/>
            <w:szCs w:val="28"/>
            <w:lang w:val="en-US"/>
          </w:rPr>
          <w:t>file_name</w:t>
        </w:r>
        <w:proofErr w:type="spellEnd"/>
      </w:ins>
    </w:p>
    <w:p w14:paraId="10B25A4F" w14:textId="04524FCD" w:rsidR="0089695D" w:rsidRPr="004A21FD" w:rsidRDefault="0089695D">
      <w:pPr>
        <w:pStyle w:val="ListParagraph"/>
        <w:numPr>
          <w:ilvl w:val="0"/>
          <w:numId w:val="1"/>
        </w:numPr>
        <w:rPr>
          <w:ins w:id="2155" w:author="Prakash Singh Kshatreeya" w:date="2026-04-19T10:32:00Z"/>
          <w:b/>
          <w:bCs/>
          <w:sz w:val="28"/>
          <w:szCs w:val="28"/>
          <w:lang w:val="en-US"/>
          <w:rPrChange w:id="2156" w:author="Prakash Singh Kshatreeya" w:date="2026-04-19T11:47:00Z">
            <w:rPr>
              <w:ins w:id="2157" w:author="Prakash Singh Kshatreeya" w:date="2026-04-19T10:32:00Z"/>
              <w:lang w:val="en-US"/>
            </w:rPr>
          </w:rPrChange>
        </w:rPr>
        <w:pPrChange w:id="2158" w:author="Prakash Singh Kshatreeya" w:date="2026-04-19T11:48:00Z">
          <w:pPr>
            <w:pStyle w:val="ListParagraph"/>
          </w:pPr>
        </w:pPrChange>
      </w:pPr>
      <w:proofErr w:type="gramStart"/>
      <w:ins w:id="2159" w:author="Prakash Singh Kshatreeya" w:date="2026-04-19T11:49:00Z">
        <w:r>
          <w:rPr>
            <w:b/>
            <w:bCs/>
            <w:sz w:val="28"/>
            <w:szCs w:val="28"/>
            <w:lang w:val="en-US"/>
          </w:rPr>
          <w:t>.\</w:t>
        </w:r>
        <w:proofErr w:type="spellStart"/>
        <w:r>
          <w:rPr>
            <w:b/>
            <w:bCs/>
            <w:sz w:val="28"/>
            <w:szCs w:val="28"/>
            <w:lang w:val="en-US"/>
          </w:rPr>
          <w:t>file_name</w:t>
        </w:r>
        <w:proofErr w:type="spellEnd"/>
        <w:r>
          <w:rPr>
            <w:b/>
            <w:bCs/>
            <w:sz w:val="28"/>
            <w:szCs w:val="28"/>
            <w:lang w:val="en-US"/>
          </w:rPr>
          <w:t>\Script</w:t>
        </w:r>
      </w:ins>
      <w:ins w:id="2160" w:author="Prakash Singh Kshatreeya" w:date="2026-04-19T22:00:00Z">
        <w:r w:rsidR="00457B23">
          <w:rPr>
            <w:b/>
            <w:bCs/>
            <w:sz w:val="28"/>
            <w:szCs w:val="28"/>
            <w:lang w:val="en-US"/>
          </w:rPr>
          <w:t>s</w:t>
        </w:r>
      </w:ins>
      <w:ins w:id="2161" w:author="Prakash Singh Kshatreeya" w:date="2026-04-19T11:49:00Z">
        <w:r>
          <w:rPr>
            <w:b/>
            <w:bCs/>
            <w:sz w:val="28"/>
            <w:szCs w:val="28"/>
            <w:lang w:val="en-US"/>
          </w:rPr>
          <w:t>\Activate</w:t>
        </w:r>
      </w:ins>
      <w:proofErr w:type="gramEnd"/>
    </w:p>
    <w:p w14:paraId="057ED262" w14:textId="77777777" w:rsidR="00CF6A4B" w:rsidRDefault="00CF6A4B" w:rsidP="00CF6A4B">
      <w:pPr>
        <w:rPr>
          <w:ins w:id="2162" w:author="Prakash Singh Kshatreeya" w:date="2026-04-19T11:59:00Z"/>
          <w:sz w:val="28"/>
          <w:szCs w:val="28"/>
          <w:lang w:val="en-US"/>
        </w:rPr>
      </w:pPr>
    </w:p>
    <w:p w14:paraId="7A5055B3" w14:textId="03E3585E" w:rsidR="00CF6A4B" w:rsidRDefault="00CF6A4B" w:rsidP="00CF6A4B">
      <w:pPr>
        <w:rPr>
          <w:ins w:id="2163" w:author="Prakash Singh Kshatreeya" w:date="2026-04-19T11:59:00Z"/>
          <w:b/>
          <w:bCs/>
          <w:sz w:val="28"/>
          <w:szCs w:val="28"/>
          <w:lang w:val="en-US"/>
        </w:rPr>
      </w:pPr>
      <w:ins w:id="2164" w:author="Prakash Singh Kshatreeya" w:date="2026-04-19T11:59:00Z">
        <w:r>
          <w:rPr>
            <w:b/>
            <w:bCs/>
            <w:sz w:val="28"/>
            <w:szCs w:val="28"/>
            <w:lang w:val="en-US"/>
          </w:rPr>
          <w:t>JSON PICKLING</w:t>
        </w:r>
      </w:ins>
    </w:p>
    <w:p w14:paraId="74C14CFB" w14:textId="79EE790E" w:rsidR="00CF6A4B" w:rsidRPr="00CF6A4B" w:rsidRDefault="00CF6A4B" w:rsidP="00CF6A4B">
      <w:pPr>
        <w:pStyle w:val="ListParagraph"/>
        <w:numPr>
          <w:ilvl w:val="0"/>
          <w:numId w:val="1"/>
        </w:numPr>
        <w:rPr>
          <w:ins w:id="2165" w:author="Prakash Singh Kshatreeya" w:date="2026-04-19T12:01:00Z"/>
          <w:b/>
          <w:bCs/>
          <w:sz w:val="28"/>
          <w:szCs w:val="28"/>
          <w:lang w:val="en-US"/>
          <w:rPrChange w:id="2166" w:author="Prakash Singh Kshatreeya" w:date="2026-04-19T12:01:00Z">
            <w:rPr>
              <w:ins w:id="2167" w:author="Prakash Singh Kshatreeya" w:date="2026-04-19T12:01:00Z"/>
              <w:sz w:val="28"/>
              <w:szCs w:val="28"/>
              <w:lang w:val="en-US"/>
            </w:rPr>
          </w:rPrChange>
        </w:rPr>
      </w:pPr>
      <w:ins w:id="2168" w:author="Prakash Singh Kshatreeya" w:date="2026-04-19T11:59:00Z">
        <w:r>
          <w:rPr>
            <w:b/>
            <w:bCs/>
            <w:sz w:val="28"/>
            <w:szCs w:val="28"/>
            <w:lang w:val="en-US"/>
          </w:rPr>
          <w:t xml:space="preserve">JSON </w:t>
        </w:r>
      </w:ins>
      <w:ins w:id="2169" w:author="Prakash Singh Kshatreeya" w:date="2026-04-19T12:00:00Z">
        <w:r>
          <w:rPr>
            <w:b/>
            <w:bCs/>
            <w:sz w:val="28"/>
            <w:szCs w:val="28"/>
            <w:lang w:val="en-US"/>
          </w:rPr>
          <w:t>–</w:t>
        </w:r>
      </w:ins>
      <w:ins w:id="2170" w:author="Prakash Singh Kshatreeya" w:date="2026-04-19T11:59:00Z">
        <w:r>
          <w:rPr>
            <w:b/>
            <w:bCs/>
            <w:sz w:val="28"/>
            <w:szCs w:val="28"/>
            <w:lang w:val="en-US"/>
          </w:rPr>
          <w:t xml:space="preserve"> </w:t>
        </w:r>
      </w:ins>
      <w:ins w:id="2171" w:author="Prakash Singh Kshatreeya" w:date="2026-04-19T12:00:00Z">
        <w:r>
          <w:rPr>
            <w:sz w:val="28"/>
            <w:szCs w:val="28"/>
            <w:lang w:val="en-US"/>
          </w:rPr>
          <w:t xml:space="preserve">Stand for </w:t>
        </w:r>
        <w:proofErr w:type="spellStart"/>
        <w:r>
          <w:rPr>
            <w:sz w:val="28"/>
            <w:szCs w:val="28"/>
            <w:lang w:val="en-US"/>
          </w:rPr>
          <w:t>javaScript</w:t>
        </w:r>
        <w:proofErr w:type="spellEnd"/>
        <w:r>
          <w:rPr>
            <w:sz w:val="28"/>
            <w:szCs w:val="28"/>
            <w:lang w:val="en-US"/>
          </w:rPr>
          <w:t xml:space="preserve"> Object Notation and is one of the most pop</w:t>
        </w:r>
      </w:ins>
      <w:ins w:id="2172" w:author="Prakash Singh Kshatreeya" w:date="2026-04-19T12:01:00Z">
        <w:r>
          <w:rPr>
            <w:sz w:val="28"/>
            <w:szCs w:val="28"/>
            <w:lang w:val="en-US"/>
          </w:rPr>
          <w:t xml:space="preserve">ular data formats. Python has an inbuilt </w:t>
        </w:r>
        <w:proofErr w:type="spellStart"/>
        <w:r>
          <w:rPr>
            <w:sz w:val="28"/>
            <w:szCs w:val="28"/>
            <w:lang w:val="en-US"/>
          </w:rPr>
          <w:t>json</w:t>
        </w:r>
        <w:proofErr w:type="spellEnd"/>
        <w:r>
          <w:rPr>
            <w:sz w:val="28"/>
            <w:szCs w:val="28"/>
            <w:lang w:val="en-US"/>
          </w:rPr>
          <w:t xml:space="preserve"> module that provides methods to encode and decode python to </w:t>
        </w:r>
        <w:proofErr w:type="spellStart"/>
        <w:r>
          <w:rPr>
            <w:sz w:val="28"/>
            <w:szCs w:val="28"/>
            <w:lang w:val="en-US"/>
          </w:rPr>
          <w:t>json</w:t>
        </w:r>
        <w:proofErr w:type="spellEnd"/>
      </w:ins>
    </w:p>
    <w:p w14:paraId="41431D7F" w14:textId="253DA3BF" w:rsidR="00CF6A4B" w:rsidRPr="00CF6A4B" w:rsidRDefault="00CF6A4B" w:rsidP="00CF6A4B">
      <w:pPr>
        <w:pStyle w:val="ListParagraph"/>
        <w:numPr>
          <w:ilvl w:val="0"/>
          <w:numId w:val="1"/>
        </w:numPr>
        <w:rPr>
          <w:ins w:id="2173" w:author="Prakash Singh Kshatreeya" w:date="2026-04-19T12:03:00Z"/>
          <w:b/>
          <w:bCs/>
          <w:sz w:val="28"/>
          <w:szCs w:val="28"/>
          <w:lang w:val="en-US"/>
          <w:rPrChange w:id="2174" w:author="Prakash Singh Kshatreeya" w:date="2026-04-19T12:03:00Z">
            <w:rPr>
              <w:ins w:id="2175" w:author="Prakash Singh Kshatreeya" w:date="2026-04-19T12:03:00Z"/>
              <w:sz w:val="28"/>
              <w:szCs w:val="28"/>
              <w:lang w:val="en-US"/>
            </w:rPr>
          </w:rPrChange>
        </w:rPr>
      </w:pPr>
      <w:ins w:id="2176" w:author="Prakash Singh Kshatreeya" w:date="2026-04-19T12:01:00Z">
        <w:r>
          <w:rPr>
            <w:sz w:val="28"/>
            <w:szCs w:val="28"/>
            <w:lang w:val="en-US"/>
          </w:rPr>
          <w:t xml:space="preserve">We can </w:t>
        </w:r>
      </w:ins>
      <w:ins w:id="2177" w:author="Prakash Singh Kshatreeya" w:date="2026-04-19T12:02:00Z">
        <w:r>
          <w:rPr>
            <w:sz w:val="28"/>
            <w:szCs w:val="28"/>
            <w:lang w:val="en-US"/>
          </w:rPr>
          <w:t xml:space="preserve">use the </w:t>
        </w:r>
        <w:proofErr w:type="spellStart"/>
        <w:proofErr w:type="gramStart"/>
        <w:r>
          <w:rPr>
            <w:sz w:val="28"/>
            <w:szCs w:val="28"/>
            <w:lang w:val="en-US"/>
          </w:rPr>
          <w:t>json.dumps</w:t>
        </w:r>
        <w:proofErr w:type="spellEnd"/>
        <w:proofErr w:type="gramEnd"/>
        <w:r>
          <w:rPr>
            <w:sz w:val="28"/>
            <w:szCs w:val="28"/>
            <w:lang w:val="en-US"/>
          </w:rPr>
          <w:t xml:space="preserve">() method to convert python data structures to </w:t>
        </w:r>
        <w:proofErr w:type="spellStart"/>
        <w:r>
          <w:rPr>
            <w:sz w:val="28"/>
            <w:szCs w:val="28"/>
            <w:lang w:val="en-US"/>
          </w:rPr>
          <w:t>json</w:t>
        </w:r>
        <w:proofErr w:type="spellEnd"/>
        <w:r>
          <w:rPr>
            <w:sz w:val="28"/>
            <w:szCs w:val="28"/>
            <w:lang w:val="en-US"/>
          </w:rPr>
          <w:t xml:space="preserve">. Storing to </w:t>
        </w:r>
        <w:proofErr w:type="spellStart"/>
        <w:r>
          <w:rPr>
            <w:sz w:val="28"/>
            <w:szCs w:val="28"/>
            <w:lang w:val="en-US"/>
          </w:rPr>
          <w:t>json</w:t>
        </w:r>
        <w:proofErr w:type="spellEnd"/>
        <w:r>
          <w:rPr>
            <w:sz w:val="28"/>
            <w:szCs w:val="28"/>
            <w:lang w:val="en-US"/>
          </w:rPr>
          <w:t xml:space="preserve"> is preferred over normal pickling as </w:t>
        </w:r>
        <w:proofErr w:type="spellStart"/>
        <w:r>
          <w:rPr>
            <w:sz w:val="28"/>
            <w:szCs w:val="28"/>
            <w:lang w:val="en-US"/>
          </w:rPr>
          <w:t>json</w:t>
        </w:r>
        <w:proofErr w:type="spellEnd"/>
        <w:r>
          <w:rPr>
            <w:sz w:val="28"/>
            <w:szCs w:val="28"/>
            <w:lang w:val="en-US"/>
          </w:rPr>
          <w:t xml:space="preserve"> i</w:t>
        </w:r>
      </w:ins>
      <w:ins w:id="2178" w:author="Prakash Singh Kshatreeya" w:date="2026-04-19T12:03:00Z">
        <w:r>
          <w:rPr>
            <w:sz w:val="28"/>
            <w:szCs w:val="28"/>
            <w:lang w:val="en-US"/>
          </w:rPr>
          <w:t>s not binary and can be read and used by other languages and systems.</w:t>
        </w:r>
      </w:ins>
    </w:p>
    <w:p w14:paraId="1157C6D2" w14:textId="3A85E776" w:rsidR="00CF6A4B" w:rsidRPr="00CF6A4B" w:rsidRDefault="00CF6A4B" w:rsidP="00CF6A4B">
      <w:pPr>
        <w:pStyle w:val="ListParagraph"/>
        <w:numPr>
          <w:ilvl w:val="0"/>
          <w:numId w:val="1"/>
        </w:numPr>
        <w:rPr>
          <w:ins w:id="2179" w:author="Prakash Singh Kshatreeya" w:date="2026-04-19T12:05:00Z"/>
          <w:b/>
          <w:bCs/>
          <w:sz w:val="28"/>
          <w:szCs w:val="28"/>
          <w:lang w:val="en-US"/>
          <w:rPrChange w:id="2180" w:author="Prakash Singh Kshatreeya" w:date="2026-04-19T12:05:00Z">
            <w:rPr>
              <w:ins w:id="2181" w:author="Prakash Singh Kshatreeya" w:date="2026-04-19T12:05:00Z"/>
              <w:sz w:val="28"/>
              <w:szCs w:val="28"/>
              <w:lang w:val="en-US"/>
            </w:rPr>
          </w:rPrChange>
        </w:rPr>
      </w:pPr>
      <w:ins w:id="2182" w:author="Prakash Singh Kshatreeya" w:date="2026-04-19T12:03:00Z">
        <w:r>
          <w:rPr>
            <w:sz w:val="28"/>
            <w:szCs w:val="28"/>
            <w:lang w:val="en-US"/>
          </w:rPr>
          <w:t xml:space="preserve">The </w:t>
        </w:r>
        <w:proofErr w:type="spellStart"/>
        <w:r>
          <w:rPr>
            <w:sz w:val="28"/>
            <w:szCs w:val="28"/>
            <w:lang w:val="en-US"/>
          </w:rPr>
          <w:t>jsonpickle</w:t>
        </w:r>
        <w:proofErr w:type="spellEnd"/>
        <w:r>
          <w:rPr>
            <w:sz w:val="28"/>
            <w:szCs w:val="28"/>
            <w:lang w:val="en-US"/>
          </w:rPr>
          <w:t xml:space="preserve"> external module gives us a pickling like way of working with </w:t>
        </w:r>
        <w:proofErr w:type="spellStart"/>
        <w:r>
          <w:rPr>
            <w:sz w:val="28"/>
            <w:szCs w:val="28"/>
            <w:lang w:val="en-US"/>
          </w:rPr>
          <w:t>json</w:t>
        </w:r>
      </w:ins>
      <w:proofErr w:type="spellEnd"/>
      <w:ins w:id="2183" w:author="Prakash Singh Kshatreeya" w:date="2026-04-19T12:04:00Z">
        <w:r>
          <w:rPr>
            <w:sz w:val="28"/>
            <w:szCs w:val="28"/>
            <w:lang w:val="en-US"/>
          </w:rPr>
          <w:t xml:space="preserve">. This is for better then using the built in </w:t>
        </w:r>
        <w:proofErr w:type="spellStart"/>
        <w:r>
          <w:rPr>
            <w:sz w:val="28"/>
            <w:szCs w:val="28"/>
            <w:lang w:val="en-US"/>
          </w:rPr>
          <w:t>json</w:t>
        </w:r>
        <w:proofErr w:type="spellEnd"/>
        <w:r>
          <w:rPr>
            <w:sz w:val="28"/>
            <w:szCs w:val="28"/>
            <w:lang w:val="en-US"/>
          </w:rPr>
          <w:t xml:space="preserve"> module</w:t>
        </w:r>
      </w:ins>
    </w:p>
    <w:bookmarkEnd w:id="1"/>
    <w:p w14:paraId="149F353B" w14:textId="77777777" w:rsidR="007D08EA" w:rsidRDefault="007D08EA" w:rsidP="00DA2D52">
      <w:pPr>
        <w:rPr>
          <w:ins w:id="2184" w:author="Prakash Singh Kshatreeya" w:date="2026-04-19T12:09:00Z"/>
          <w:b/>
          <w:bCs/>
          <w:sz w:val="28"/>
          <w:szCs w:val="28"/>
          <w:lang w:val="en-US"/>
        </w:rPr>
      </w:pPr>
    </w:p>
    <w:p w14:paraId="66F6A7F6" w14:textId="7F32C6CF" w:rsidR="00DA2D52" w:rsidRDefault="00AE2132" w:rsidP="000C5EEA">
      <w:pPr>
        <w:pStyle w:val="Title"/>
        <w:rPr>
          <w:ins w:id="2185" w:author="Prakash Singh Kshatreeya" w:date="2026-05-03T09:51:00Z"/>
          <w:lang w:val="en-US"/>
        </w:rPr>
      </w:pPr>
      <w:ins w:id="2186" w:author="Prakash Singh Kshatreeya" w:date="2026-05-03T09:38:00Z">
        <w:r>
          <w:rPr>
            <w:lang w:val="en-US"/>
          </w:rPr>
          <w:lastRenderedPageBreak/>
          <w:t xml:space="preserve">Web </w:t>
        </w:r>
      </w:ins>
      <w:proofErr w:type="spellStart"/>
      <w:ins w:id="2187" w:author="Prakash Singh Kshatreeya" w:date="2026-05-03T09:49:00Z">
        <w:r w:rsidR="000C5EEA">
          <w:rPr>
            <w:lang w:val="en-US"/>
          </w:rPr>
          <w:t>scrapting</w:t>
        </w:r>
      </w:ins>
      <w:proofErr w:type="spellEnd"/>
      <w:ins w:id="2188" w:author="Prakash Singh Kshatreeya" w:date="2026-05-03T10:12:00Z">
        <w:r w:rsidR="00F953F8">
          <w:rPr>
            <w:lang w:val="en-US"/>
          </w:rPr>
          <w:t xml:space="preserve"> </w:t>
        </w:r>
      </w:ins>
    </w:p>
    <w:p w14:paraId="570E4B3E" w14:textId="5FA7CE6C" w:rsidR="000C5EEA" w:rsidRDefault="00F953F8" w:rsidP="000C5EEA">
      <w:pPr>
        <w:rPr>
          <w:ins w:id="2189" w:author="Prakash Singh Kshatreeya" w:date="2026-05-03T10:12:00Z"/>
          <w:lang w:val="en-US"/>
        </w:rPr>
      </w:pPr>
      <w:ins w:id="2190" w:author="Prakash Singh Kshatreeya" w:date="2026-05-03T10:12:00Z">
        <w:r>
          <w:rPr>
            <w:lang w:val="en-US"/>
          </w:rPr>
          <w:t xml:space="preserve">Pip install </w:t>
        </w:r>
      </w:ins>
      <w:ins w:id="2191" w:author="Prakash Singh Kshatreeya" w:date="2026-05-03T10:30:00Z">
        <w:r w:rsidR="0002241A">
          <w:rPr>
            <w:lang w:val="en-US"/>
          </w:rPr>
          <w:t>b</w:t>
        </w:r>
      </w:ins>
      <w:ins w:id="2192" w:author="Prakash Singh Kshatreeya" w:date="2026-05-03T10:12:00Z">
        <w:r>
          <w:rPr>
            <w:lang w:val="en-US"/>
          </w:rPr>
          <w:t>s4</w:t>
        </w:r>
      </w:ins>
    </w:p>
    <w:p w14:paraId="65A2C1D4" w14:textId="130FA39C" w:rsidR="00F953F8" w:rsidRDefault="00F953F8" w:rsidP="000C5EEA">
      <w:pPr>
        <w:rPr>
          <w:ins w:id="2193" w:author="Prakash Singh Kshatreeya" w:date="2026-05-03T10:33:00Z"/>
          <w:lang w:val="en-US"/>
        </w:rPr>
      </w:pPr>
      <w:ins w:id="2194" w:author="Prakash Singh Kshatreeya" w:date="2026-05-03T10:12:00Z">
        <w:r>
          <w:rPr>
            <w:lang w:val="en-US"/>
          </w:rPr>
          <w:t xml:space="preserve">Pip </w:t>
        </w:r>
        <w:proofErr w:type="gramStart"/>
        <w:r>
          <w:rPr>
            <w:lang w:val="en-US"/>
          </w:rPr>
          <w:t>install</w:t>
        </w:r>
        <w:proofErr w:type="gramEnd"/>
        <w:r>
          <w:rPr>
            <w:lang w:val="en-US"/>
          </w:rPr>
          <w:t xml:space="preserve"> requests</w:t>
        </w:r>
      </w:ins>
    </w:p>
    <w:p w14:paraId="4DB8D5B0" w14:textId="77777777" w:rsidR="0002241A" w:rsidRDefault="0002241A" w:rsidP="000C5EEA">
      <w:pPr>
        <w:rPr>
          <w:ins w:id="2195" w:author="Prakash Singh Kshatreeya" w:date="2026-05-03T10:33:00Z"/>
          <w:lang w:val="en-US"/>
        </w:rPr>
      </w:pPr>
    </w:p>
    <w:p w14:paraId="792E22CC" w14:textId="77777777" w:rsidR="0002241A" w:rsidRDefault="0002241A" w:rsidP="000C5EEA">
      <w:pPr>
        <w:rPr>
          <w:ins w:id="2196" w:author="Prakash Singh Kshatreeya" w:date="2026-05-03T10:34:00Z"/>
          <w:lang w:val="en-US"/>
        </w:rPr>
      </w:pPr>
      <w:ins w:id="2197" w:author="Prakash Singh Kshatreeya" w:date="2026-05-03T10:34:00Z">
        <w:r>
          <w:rPr>
            <w:lang w:val="en-US"/>
          </w:rPr>
          <w:t xml:space="preserve">Practices </w:t>
        </w:r>
      </w:ins>
      <w:ins w:id="2198" w:author="Prakash Singh Kshatreeya" w:date="2026-05-03T10:33:00Z">
        <w:r>
          <w:rPr>
            <w:lang w:val="en-US"/>
          </w:rPr>
          <w:t>Site</w:t>
        </w:r>
      </w:ins>
      <w:ins w:id="2199" w:author="Prakash Singh Kshatreeya" w:date="2026-05-03T10:34:00Z">
        <w:r>
          <w:rPr>
            <w:lang w:val="en-US"/>
          </w:rPr>
          <w:t xml:space="preserve"> name</w:t>
        </w:r>
      </w:ins>
    </w:p>
    <w:p w14:paraId="6FA36CA2" w14:textId="3F5852DA" w:rsidR="0002241A" w:rsidRPr="0002241A" w:rsidRDefault="0002241A">
      <w:pPr>
        <w:pStyle w:val="ListParagraph"/>
        <w:numPr>
          <w:ilvl w:val="0"/>
          <w:numId w:val="4"/>
        </w:numPr>
        <w:rPr>
          <w:ins w:id="2200" w:author="Prakash Singh Kshatreeya" w:date="2026-05-03T10:33:00Z"/>
          <w:lang w:val="en-US"/>
        </w:rPr>
        <w:pPrChange w:id="2201" w:author="Prakash Singh Kshatreeya" w:date="2026-05-03T10:34:00Z">
          <w:pPr/>
        </w:pPrChange>
      </w:pPr>
      <w:ins w:id="2202" w:author="Prakash Singh Kshatreeya" w:date="2026-05-03T10:33:00Z">
        <w:r w:rsidRPr="0002241A">
          <w:rPr>
            <w:lang w:val="en-US"/>
          </w:rPr>
          <w:t>quotes.toscrape</w:t>
        </w:r>
      </w:ins>
      <w:ins w:id="2203" w:author="Prakash Singh Kshatreeya" w:date="2026-05-03T10:35:00Z">
        <w:r>
          <w:rPr>
            <w:lang w:val="en-US"/>
          </w:rPr>
          <w:t>.com</w:t>
        </w:r>
      </w:ins>
    </w:p>
    <w:p w14:paraId="4A7D102C" w14:textId="2275025D" w:rsidR="0002241A" w:rsidRDefault="0002241A" w:rsidP="0002241A">
      <w:pPr>
        <w:pStyle w:val="ListParagraph"/>
        <w:numPr>
          <w:ilvl w:val="0"/>
          <w:numId w:val="4"/>
        </w:numPr>
        <w:rPr>
          <w:ins w:id="2204" w:author="Prakash Singh Kshatreeya" w:date="2026-05-03T11:40:00Z"/>
          <w:lang w:val="en-US"/>
        </w:rPr>
      </w:pPr>
      <w:ins w:id="2205" w:author="Prakash Singh Kshatreeya" w:date="2026-05-03T10:33:00Z">
        <w:r w:rsidRPr="0002241A">
          <w:rPr>
            <w:lang w:val="en-US"/>
          </w:rPr>
          <w:t>Books.toscrape</w:t>
        </w:r>
      </w:ins>
      <w:ins w:id="2206" w:author="Prakash Singh Kshatreeya" w:date="2026-05-03T10:35:00Z">
        <w:r>
          <w:rPr>
            <w:lang w:val="en-US"/>
          </w:rPr>
          <w:t>.com</w:t>
        </w:r>
      </w:ins>
    </w:p>
    <w:p w14:paraId="40896C53" w14:textId="77777777" w:rsidR="00722562" w:rsidRDefault="00722562" w:rsidP="00722562">
      <w:pPr>
        <w:rPr>
          <w:ins w:id="2207" w:author="Prakash Singh Kshatreeya" w:date="2026-05-03T11:40:00Z"/>
          <w:lang w:val="en-US"/>
        </w:rPr>
      </w:pPr>
    </w:p>
    <w:p w14:paraId="690B3140" w14:textId="77777777" w:rsidR="00722562" w:rsidRDefault="00722562" w:rsidP="00722562">
      <w:pPr>
        <w:rPr>
          <w:ins w:id="2208" w:author="Prakash Singh Kshatreeya" w:date="2026-05-03T11:40:00Z"/>
          <w:lang w:val="en-US"/>
        </w:rPr>
      </w:pPr>
    </w:p>
    <w:p w14:paraId="71611018" w14:textId="0060AB23" w:rsidR="00722562" w:rsidRPr="00722562" w:rsidRDefault="00722562">
      <w:pPr>
        <w:pStyle w:val="Title"/>
        <w:rPr>
          <w:ins w:id="2209" w:author="Prakash Singh Kshatreeya" w:date="2026-05-03T09:50:00Z"/>
          <w:lang w:val="en-US"/>
        </w:rPr>
        <w:pPrChange w:id="2210" w:author="Prakash Singh Kshatreeya" w:date="2026-05-03T11:47:00Z">
          <w:pPr>
            <w:jc w:val="center"/>
          </w:pPr>
        </w:pPrChange>
      </w:pPr>
      <w:ins w:id="2211" w:author="Prakash Singh Kshatreeya" w:date="2026-05-03T11:40:00Z">
        <w:r>
          <w:rPr>
            <w:lang w:val="en-US"/>
          </w:rPr>
          <w:t>SERVER AUTOMATION</w:t>
        </w:r>
      </w:ins>
    </w:p>
    <w:p w14:paraId="78AC204F" w14:textId="1FD0DE25" w:rsidR="000C5EEA" w:rsidRDefault="002F4045" w:rsidP="002F4045">
      <w:pPr>
        <w:pStyle w:val="ListParagraph"/>
        <w:numPr>
          <w:ilvl w:val="0"/>
          <w:numId w:val="5"/>
        </w:numPr>
        <w:rPr>
          <w:ins w:id="2212" w:author="Prakash Singh Kshatreeya" w:date="2026-05-03T12:28:00Z"/>
          <w:sz w:val="28"/>
          <w:szCs w:val="28"/>
          <w:lang w:val="en-US"/>
        </w:rPr>
      </w:pPr>
      <w:ins w:id="2213" w:author="Prakash Singh Kshatreeya" w:date="2026-05-03T12:28:00Z">
        <w:r>
          <w:rPr>
            <w:sz w:val="28"/>
            <w:szCs w:val="28"/>
            <w:lang w:val="en-US"/>
          </w:rPr>
          <w:t xml:space="preserve">Pip install </w:t>
        </w:r>
        <w:proofErr w:type="spellStart"/>
        <w:r>
          <w:rPr>
            <w:sz w:val="28"/>
            <w:szCs w:val="28"/>
            <w:lang w:val="en-US"/>
          </w:rPr>
          <w:t>paramiko</w:t>
        </w:r>
        <w:proofErr w:type="spellEnd"/>
        <w:r>
          <w:rPr>
            <w:sz w:val="28"/>
            <w:szCs w:val="28"/>
            <w:lang w:val="en-US"/>
          </w:rPr>
          <w:t xml:space="preserve"> =&gt; it’s used for ssh client</w:t>
        </w:r>
      </w:ins>
    </w:p>
    <w:p w14:paraId="424F5C7A" w14:textId="77777777" w:rsidR="002F4045" w:rsidRDefault="002F4045" w:rsidP="00542F50">
      <w:pPr>
        <w:rPr>
          <w:ins w:id="2214" w:author="Prakash Singh Kshatreeya" w:date="2026-05-10T10:07:00Z"/>
          <w:sz w:val="28"/>
          <w:szCs w:val="28"/>
          <w:lang w:val="en-US"/>
        </w:rPr>
      </w:pPr>
    </w:p>
    <w:p w14:paraId="564B5EBE" w14:textId="77777777" w:rsidR="00542F50" w:rsidRDefault="00542F50" w:rsidP="00542F50">
      <w:pPr>
        <w:rPr>
          <w:ins w:id="2215" w:author="Prakash Singh Kshatreeya" w:date="2026-05-10T10:07:00Z"/>
          <w:sz w:val="28"/>
          <w:szCs w:val="28"/>
          <w:lang w:val="en-US"/>
        </w:rPr>
      </w:pPr>
    </w:p>
    <w:p w14:paraId="7392C5C5" w14:textId="77777777" w:rsidR="00542F50" w:rsidRDefault="00542F50" w:rsidP="00542F50">
      <w:pPr>
        <w:rPr>
          <w:ins w:id="2216" w:author="Prakash Singh Kshatreeya" w:date="2026-05-10T10:07:00Z"/>
          <w:sz w:val="28"/>
          <w:szCs w:val="28"/>
          <w:lang w:val="en-US"/>
        </w:rPr>
      </w:pPr>
    </w:p>
    <w:p w14:paraId="2BE81A4A" w14:textId="77777777" w:rsidR="00542F50" w:rsidRDefault="00542F50" w:rsidP="00542F50">
      <w:pPr>
        <w:rPr>
          <w:ins w:id="2217" w:author="Prakash Singh Kshatreeya" w:date="2026-05-10T10:07:00Z"/>
          <w:sz w:val="28"/>
          <w:szCs w:val="28"/>
          <w:lang w:val="en-US"/>
        </w:rPr>
      </w:pPr>
    </w:p>
    <w:p w14:paraId="3D1500BE" w14:textId="77777777" w:rsidR="00542F50" w:rsidRDefault="00542F50" w:rsidP="00542F50">
      <w:pPr>
        <w:rPr>
          <w:ins w:id="2218" w:author="Prakash Singh Kshatreeya" w:date="2026-05-10T10:07:00Z"/>
          <w:sz w:val="28"/>
          <w:szCs w:val="28"/>
          <w:lang w:val="en-US"/>
        </w:rPr>
      </w:pPr>
    </w:p>
    <w:p w14:paraId="467EA37F" w14:textId="77777777" w:rsidR="00542F50" w:rsidRDefault="00542F50" w:rsidP="00542F50">
      <w:pPr>
        <w:rPr>
          <w:ins w:id="2219" w:author="Prakash Singh Kshatreeya" w:date="2026-05-10T10:07:00Z"/>
          <w:sz w:val="28"/>
          <w:szCs w:val="28"/>
          <w:lang w:val="en-US"/>
        </w:rPr>
      </w:pPr>
    </w:p>
    <w:p w14:paraId="57574D9F" w14:textId="77777777" w:rsidR="00542F50" w:rsidRDefault="00542F50" w:rsidP="00542F50">
      <w:pPr>
        <w:rPr>
          <w:ins w:id="2220" w:author="Prakash Singh Kshatreeya" w:date="2026-05-10T10:07:00Z"/>
          <w:sz w:val="28"/>
          <w:szCs w:val="28"/>
          <w:lang w:val="en-US"/>
        </w:rPr>
      </w:pPr>
    </w:p>
    <w:p w14:paraId="7583AB84" w14:textId="77777777" w:rsidR="00542F50" w:rsidRDefault="00542F50" w:rsidP="00542F50">
      <w:pPr>
        <w:rPr>
          <w:ins w:id="2221" w:author="Prakash Singh Kshatreeya" w:date="2026-05-10T10:07:00Z"/>
          <w:sz w:val="28"/>
          <w:szCs w:val="28"/>
          <w:lang w:val="en-US"/>
        </w:rPr>
      </w:pPr>
    </w:p>
    <w:p w14:paraId="47075C4A" w14:textId="77777777" w:rsidR="00542F50" w:rsidRDefault="00542F50" w:rsidP="00542F50">
      <w:pPr>
        <w:rPr>
          <w:ins w:id="2222" w:author="Prakash Singh Kshatreeya" w:date="2026-05-10T10:07:00Z"/>
          <w:sz w:val="28"/>
          <w:szCs w:val="28"/>
          <w:lang w:val="en-US"/>
        </w:rPr>
      </w:pPr>
    </w:p>
    <w:p w14:paraId="29C77EB2" w14:textId="77777777" w:rsidR="00542F50" w:rsidRDefault="00542F50" w:rsidP="00542F50">
      <w:pPr>
        <w:rPr>
          <w:ins w:id="2223" w:author="Prakash Singh Kshatreeya" w:date="2026-05-10T10:07:00Z"/>
          <w:sz w:val="28"/>
          <w:szCs w:val="28"/>
          <w:lang w:val="en-US"/>
        </w:rPr>
      </w:pPr>
    </w:p>
    <w:p w14:paraId="6E41DF54" w14:textId="77777777" w:rsidR="00542F50" w:rsidRDefault="00542F50" w:rsidP="00542F50">
      <w:pPr>
        <w:rPr>
          <w:ins w:id="2224" w:author="Prakash Singh Kshatreeya" w:date="2026-05-10T10:07:00Z"/>
          <w:sz w:val="28"/>
          <w:szCs w:val="28"/>
          <w:lang w:val="en-US"/>
        </w:rPr>
      </w:pPr>
    </w:p>
    <w:p w14:paraId="0C9243BB" w14:textId="77777777" w:rsidR="00542F50" w:rsidRDefault="00542F50" w:rsidP="00542F50">
      <w:pPr>
        <w:rPr>
          <w:ins w:id="2225" w:author="Prakash Singh Kshatreeya" w:date="2026-05-10T10:07:00Z"/>
          <w:sz w:val="28"/>
          <w:szCs w:val="28"/>
          <w:lang w:val="en-US"/>
        </w:rPr>
      </w:pPr>
    </w:p>
    <w:p w14:paraId="63F3012C" w14:textId="77777777" w:rsidR="00542F50" w:rsidRDefault="00542F50" w:rsidP="00542F50">
      <w:pPr>
        <w:rPr>
          <w:ins w:id="2226" w:author="Prakash Singh Kshatreeya" w:date="2026-05-10T10:07:00Z"/>
          <w:sz w:val="28"/>
          <w:szCs w:val="28"/>
          <w:lang w:val="en-US"/>
        </w:rPr>
      </w:pPr>
    </w:p>
    <w:p w14:paraId="63C9EE22" w14:textId="77777777" w:rsidR="00542F50" w:rsidRDefault="00542F50" w:rsidP="00542F50">
      <w:pPr>
        <w:rPr>
          <w:ins w:id="2227" w:author="Prakash Singh Kshatreeya" w:date="2026-05-10T10:07:00Z"/>
          <w:sz w:val="28"/>
          <w:szCs w:val="28"/>
          <w:lang w:val="en-US"/>
        </w:rPr>
      </w:pPr>
    </w:p>
    <w:p w14:paraId="50AE6951" w14:textId="6E5813A5" w:rsidR="00542F50" w:rsidRDefault="00542F50" w:rsidP="00542F50">
      <w:pPr>
        <w:rPr>
          <w:ins w:id="2228" w:author="Prakash Singh Kshatreeya" w:date="2026-05-10T10:07:00Z"/>
          <w:b/>
          <w:bCs/>
          <w:sz w:val="28"/>
          <w:szCs w:val="28"/>
          <w:lang w:val="en-US"/>
        </w:rPr>
      </w:pPr>
      <w:ins w:id="2229" w:author="Prakash Singh Kshatreeya" w:date="2026-05-10T10:07:00Z">
        <w:r>
          <w:rPr>
            <w:b/>
            <w:bCs/>
            <w:sz w:val="28"/>
            <w:szCs w:val="28"/>
            <w:lang w:val="en-US"/>
          </w:rPr>
          <w:lastRenderedPageBreak/>
          <w:t xml:space="preserve">DATABASE =&gt; </w:t>
        </w:r>
      </w:ins>
    </w:p>
    <w:p w14:paraId="6F338EE6" w14:textId="412C67FB" w:rsidR="00542F50" w:rsidRDefault="00605D31" w:rsidP="00542F50">
      <w:pPr>
        <w:rPr>
          <w:ins w:id="2230" w:author="Prakash Singh Kshatreeya" w:date="2026-05-10T10:58:00Z"/>
          <w:b/>
          <w:bCs/>
          <w:sz w:val="28"/>
          <w:szCs w:val="28"/>
          <w:lang w:val="en-US"/>
        </w:rPr>
      </w:pPr>
      <w:ins w:id="2231" w:author="Prakash Singh Kshatreeya" w:date="2026-05-10T10:58:00Z">
        <w:r>
          <w:rPr>
            <w:b/>
            <w:bCs/>
            <w:sz w:val="28"/>
            <w:szCs w:val="28"/>
            <w:lang w:val="en-US"/>
          </w:rPr>
          <w:t xml:space="preserve">How to install </w:t>
        </w:r>
        <w:proofErr w:type="spellStart"/>
        <w:r>
          <w:rPr>
            <w:b/>
            <w:bCs/>
            <w:sz w:val="28"/>
            <w:szCs w:val="28"/>
            <w:lang w:val="en-US"/>
          </w:rPr>
          <w:t>sqlite</w:t>
        </w:r>
        <w:proofErr w:type="spellEnd"/>
      </w:ins>
    </w:p>
    <w:p w14:paraId="2B6E3DF3" w14:textId="77777777" w:rsidR="00605D31" w:rsidRDefault="00605D31" w:rsidP="00542F50">
      <w:pPr>
        <w:rPr>
          <w:ins w:id="2232" w:author="Prakash Singh Kshatreeya" w:date="2026-05-10T10:58:00Z"/>
          <w:b/>
          <w:bCs/>
          <w:sz w:val="28"/>
          <w:szCs w:val="28"/>
          <w:lang w:val="en-US"/>
        </w:rPr>
      </w:pPr>
    </w:p>
    <w:p w14:paraId="41E1760B" w14:textId="08FCF6F9" w:rsidR="00605D31" w:rsidRDefault="00605D31" w:rsidP="00542F50">
      <w:pPr>
        <w:rPr>
          <w:ins w:id="2233" w:author="Prakash Singh Kshatreeya" w:date="2026-05-10T11:09:00Z"/>
          <w:b/>
          <w:bCs/>
          <w:sz w:val="28"/>
          <w:szCs w:val="28"/>
          <w:lang w:val="en-US"/>
        </w:rPr>
      </w:pPr>
      <w:ins w:id="2234" w:author="Prakash Singh Kshatreeya" w:date="2026-05-10T10:58:00Z">
        <w:r>
          <w:rPr>
            <w:b/>
            <w:bCs/>
            <w:sz w:val="28"/>
            <w:szCs w:val="28"/>
            <w:lang w:val="en-US"/>
          </w:rPr>
          <w:t>C:\program file\</w:t>
        </w:r>
        <w:proofErr w:type="spellStart"/>
        <w:r>
          <w:rPr>
            <w:b/>
            <w:bCs/>
            <w:sz w:val="28"/>
            <w:szCs w:val="28"/>
            <w:lang w:val="en-US"/>
          </w:rPr>
          <w:t>create_filename”sqlite</w:t>
        </w:r>
        <w:proofErr w:type="spellEnd"/>
        <w:r>
          <w:rPr>
            <w:b/>
            <w:bCs/>
            <w:sz w:val="28"/>
            <w:szCs w:val="28"/>
            <w:lang w:val="en-US"/>
          </w:rPr>
          <w:t>” and past</w:t>
        </w:r>
      </w:ins>
    </w:p>
    <w:p w14:paraId="4E319069" w14:textId="77777777" w:rsidR="00D60431" w:rsidRDefault="00D60431" w:rsidP="00542F50">
      <w:pPr>
        <w:rPr>
          <w:ins w:id="2235" w:author="Prakash Singh Kshatreeya" w:date="2026-05-10T11:09:00Z"/>
          <w:b/>
          <w:bCs/>
          <w:sz w:val="28"/>
          <w:szCs w:val="28"/>
          <w:lang w:val="en-US"/>
        </w:rPr>
      </w:pPr>
    </w:p>
    <w:p w14:paraId="76CA1489" w14:textId="4D3BE664" w:rsidR="00D60431" w:rsidRDefault="00D60431" w:rsidP="00542F50">
      <w:pPr>
        <w:rPr>
          <w:ins w:id="2236" w:author="Prakash Singh Kshatreeya" w:date="2026-05-10T11:09:00Z"/>
          <w:b/>
          <w:bCs/>
          <w:sz w:val="28"/>
          <w:szCs w:val="28"/>
          <w:lang w:val="en-US"/>
        </w:rPr>
      </w:pPr>
      <w:proofErr w:type="gramStart"/>
      <w:ins w:id="2237" w:author="Prakash Singh Kshatreeya" w:date="2026-05-10T11:09:00Z">
        <w:r>
          <w:rPr>
            <w:b/>
            <w:bCs/>
            <w:sz w:val="28"/>
            <w:szCs w:val="28"/>
            <w:lang w:val="en-US"/>
          </w:rPr>
          <w:t>.headers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 on</w:t>
        </w:r>
      </w:ins>
    </w:p>
    <w:p w14:paraId="1AEBDDE2" w14:textId="03666D1C" w:rsidR="00D60431" w:rsidRDefault="00D60431" w:rsidP="00542F50">
      <w:pPr>
        <w:rPr>
          <w:ins w:id="2238" w:author="Prakash Singh Kshatreeya" w:date="2026-05-10T11:09:00Z"/>
          <w:b/>
          <w:bCs/>
          <w:sz w:val="28"/>
          <w:szCs w:val="28"/>
          <w:lang w:val="en-US"/>
        </w:rPr>
      </w:pPr>
      <w:proofErr w:type="gramStart"/>
      <w:ins w:id="2239" w:author="Prakash Singh Kshatreeya" w:date="2026-05-10T11:09:00Z">
        <w:r>
          <w:rPr>
            <w:b/>
            <w:bCs/>
            <w:sz w:val="28"/>
            <w:szCs w:val="28"/>
            <w:lang w:val="en-US"/>
          </w:rPr>
          <w:t>.mode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 box</w:t>
        </w:r>
      </w:ins>
    </w:p>
    <w:p w14:paraId="4301AB40" w14:textId="45D7A776" w:rsidR="00D60431" w:rsidRDefault="00D60431" w:rsidP="00542F50">
      <w:pPr>
        <w:rPr>
          <w:ins w:id="2240" w:author="Prakash Singh Kshatreeya" w:date="2026-05-10T11:13:00Z"/>
          <w:b/>
          <w:bCs/>
          <w:sz w:val="28"/>
          <w:szCs w:val="28"/>
          <w:lang w:val="en-US"/>
        </w:rPr>
      </w:pPr>
      <w:proofErr w:type="gramStart"/>
      <w:ins w:id="2241" w:author="Prakash Singh Kshatreeya" w:date="2026-05-10T11:09:00Z">
        <w:r>
          <w:rPr>
            <w:b/>
            <w:bCs/>
            <w:sz w:val="28"/>
            <w:szCs w:val="28"/>
            <w:lang w:val="en-US"/>
          </w:rPr>
          <w:t>.mode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 column</w:t>
        </w:r>
      </w:ins>
    </w:p>
    <w:p w14:paraId="7DACA685" w14:textId="77777777" w:rsidR="00D60431" w:rsidRDefault="00D60431" w:rsidP="00542F50">
      <w:pPr>
        <w:rPr>
          <w:ins w:id="2242" w:author="Prakash Singh Kshatreeya" w:date="2026-05-10T11:13:00Z"/>
          <w:b/>
          <w:bCs/>
          <w:sz w:val="28"/>
          <w:szCs w:val="28"/>
          <w:lang w:val="en-US"/>
        </w:rPr>
      </w:pPr>
    </w:p>
    <w:p w14:paraId="541F5222" w14:textId="6871F156" w:rsidR="00D60431" w:rsidRDefault="00D60431" w:rsidP="00542F50">
      <w:pPr>
        <w:rPr>
          <w:ins w:id="2243" w:author="Prakash Singh Kshatreeya" w:date="2026-05-10T11:56:00Z"/>
          <w:b/>
          <w:bCs/>
          <w:sz w:val="28"/>
          <w:szCs w:val="28"/>
          <w:lang w:val="en-US"/>
        </w:rPr>
      </w:pPr>
      <w:ins w:id="2244" w:author="Prakash Singh Kshatreeya" w:date="2026-05-10T11:13:00Z">
        <w:r>
          <w:rPr>
            <w:b/>
            <w:bCs/>
            <w:sz w:val="28"/>
            <w:szCs w:val="28"/>
            <w:lang w:val="en-US"/>
          </w:rPr>
          <w:t>Check schema =</w:t>
        </w:r>
        <w:proofErr w:type="gramStart"/>
        <w:r>
          <w:rPr>
            <w:b/>
            <w:bCs/>
            <w:sz w:val="28"/>
            <w:szCs w:val="28"/>
            <w:lang w:val="en-US"/>
          </w:rPr>
          <w:t>&gt; .schema</w:t>
        </w:r>
        <w:proofErr w:type="gramEnd"/>
        <w:r>
          <w:rPr>
            <w:b/>
            <w:bCs/>
            <w:sz w:val="28"/>
            <w:szCs w:val="28"/>
            <w:lang w:val="en-US"/>
          </w:rPr>
          <w:t xml:space="preserve"> </w:t>
        </w:r>
      </w:ins>
      <w:proofErr w:type="spellStart"/>
      <w:ins w:id="2245" w:author="Prakash Singh Kshatreeya" w:date="2026-05-10T11:14:00Z">
        <w:r>
          <w:rPr>
            <w:b/>
            <w:bCs/>
            <w:sz w:val="28"/>
            <w:szCs w:val="28"/>
            <w:lang w:val="en-US"/>
          </w:rPr>
          <w:t>schema_name</w:t>
        </w:r>
      </w:ins>
      <w:proofErr w:type="spellEnd"/>
    </w:p>
    <w:p w14:paraId="41FA9F59" w14:textId="77777777" w:rsidR="00CD6896" w:rsidRDefault="00CD6896" w:rsidP="00542F50">
      <w:pPr>
        <w:rPr>
          <w:ins w:id="2246" w:author="Prakash Singh Kshatreeya" w:date="2026-05-10T11:56:00Z"/>
          <w:b/>
          <w:bCs/>
          <w:sz w:val="28"/>
          <w:szCs w:val="28"/>
          <w:lang w:val="en-US"/>
        </w:rPr>
      </w:pPr>
    </w:p>
    <w:p w14:paraId="419823D1" w14:textId="77777777" w:rsidR="00CD6896" w:rsidRDefault="00CD6896" w:rsidP="00542F50">
      <w:pPr>
        <w:rPr>
          <w:ins w:id="2247" w:author="Prakash Singh Kshatreeya" w:date="2026-05-10T11:56:00Z"/>
          <w:b/>
          <w:bCs/>
          <w:sz w:val="28"/>
          <w:szCs w:val="28"/>
          <w:lang w:val="en-US"/>
        </w:rPr>
      </w:pPr>
    </w:p>
    <w:p w14:paraId="6AD914E5" w14:textId="77777777" w:rsidR="00CD6896" w:rsidRDefault="00CD6896" w:rsidP="00542F50">
      <w:pPr>
        <w:rPr>
          <w:ins w:id="2248" w:author="Prakash Singh Kshatreeya" w:date="2026-05-10T11:56:00Z"/>
          <w:b/>
          <w:bCs/>
          <w:sz w:val="28"/>
          <w:szCs w:val="28"/>
          <w:lang w:val="en-US"/>
        </w:rPr>
      </w:pPr>
    </w:p>
    <w:p w14:paraId="6615FADA" w14:textId="4923A9C4" w:rsidR="00CD6896" w:rsidRDefault="00CD6896" w:rsidP="00542F50">
      <w:pPr>
        <w:rPr>
          <w:ins w:id="2249" w:author="Prakash Singh Kshatreeya" w:date="2026-05-10T12:10:00Z"/>
          <w:b/>
          <w:bCs/>
          <w:sz w:val="28"/>
          <w:szCs w:val="28"/>
          <w:lang w:val="en-US"/>
        </w:rPr>
      </w:pPr>
      <w:proofErr w:type="spellStart"/>
      <w:ins w:id="2250" w:author="Prakash Singh Kshatreeya" w:date="2026-05-10T11:56:00Z">
        <w:r>
          <w:rPr>
            <w:b/>
            <w:bCs/>
            <w:sz w:val="28"/>
            <w:szCs w:val="28"/>
            <w:lang w:val="en-US"/>
          </w:rPr>
          <w:t>Mongoos</w:t>
        </w:r>
      </w:ins>
      <w:proofErr w:type="spellEnd"/>
    </w:p>
    <w:p w14:paraId="0BDAA239" w14:textId="4AAFEC66" w:rsidR="004613D2" w:rsidRDefault="004613D2" w:rsidP="00542F50">
      <w:pPr>
        <w:rPr>
          <w:ins w:id="2251" w:author="Prakash Singh Kshatreeya" w:date="2026-05-10T11:57:00Z"/>
          <w:b/>
          <w:bCs/>
          <w:sz w:val="28"/>
          <w:szCs w:val="28"/>
          <w:lang w:val="en-US"/>
        </w:rPr>
      </w:pPr>
      <w:ins w:id="2252" w:author="Prakash Singh Kshatreeya" w:date="2026-05-10T12:11:00Z">
        <w:r>
          <w:rPr>
            <w:b/>
            <w:bCs/>
            <w:sz w:val="28"/>
            <w:szCs w:val="28"/>
            <w:lang w:val="en-US"/>
          </w:rPr>
          <w:t xml:space="preserve">Pip install </w:t>
        </w:r>
      </w:ins>
      <w:proofErr w:type="spellStart"/>
      <w:ins w:id="2253" w:author="Prakash Singh Kshatreeya" w:date="2026-05-10T12:10:00Z">
        <w:r>
          <w:rPr>
            <w:b/>
            <w:bCs/>
            <w:sz w:val="28"/>
            <w:szCs w:val="28"/>
            <w:lang w:val="en-US"/>
          </w:rPr>
          <w:t>pymongo</w:t>
        </w:r>
      </w:ins>
      <w:proofErr w:type="spellEnd"/>
    </w:p>
    <w:p w14:paraId="0EBCC92F" w14:textId="14E83A8E" w:rsidR="00CD6896" w:rsidRDefault="00CD6896" w:rsidP="00CD6896">
      <w:pPr>
        <w:pStyle w:val="ListParagraph"/>
        <w:numPr>
          <w:ilvl w:val="0"/>
          <w:numId w:val="3"/>
        </w:numPr>
        <w:rPr>
          <w:ins w:id="2254" w:author="Prakash Singh Kshatreeya" w:date="2026-05-10T11:57:00Z"/>
          <w:b/>
          <w:bCs/>
          <w:sz w:val="28"/>
          <w:szCs w:val="28"/>
          <w:lang w:val="en-US"/>
        </w:rPr>
      </w:pPr>
      <w:ins w:id="2255" w:author="Prakash Singh Kshatreeya" w:date="2026-05-10T11:57:00Z">
        <w:r>
          <w:rPr>
            <w:b/>
            <w:bCs/>
            <w:sz w:val="28"/>
            <w:szCs w:val="28"/>
            <w:lang w:val="en-US"/>
          </w:rPr>
          <w:t xml:space="preserve">Show </w:t>
        </w:r>
        <w:proofErr w:type="spellStart"/>
        <w:r>
          <w:rPr>
            <w:b/>
            <w:bCs/>
            <w:sz w:val="28"/>
            <w:szCs w:val="28"/>
            <w:lang w:val="en-US"/>
          </w:rPr>
          <w:t>dbs</w:t>
        </w:r>
        <w:proofErr w:type="spellEnd"/>
      </w:ins>
    </w:p>
    <w:p w14:paraId="03F2A5C0" w14:textId="55AD4F2D" w:rsidR="00CD6896" w:rsidRDefault="00CD6896" w:rsidP="00CD6896">
      <w:pPr>
        <w:pStyle w:val="ListParagraph"/>
        <w:numPr>
          <w:ilvl w:val="0"/>
          <w:numId w:val="3"/>
        </w:numPr>
        <w:rPr>
          <w:ins w:id="2256" w:author="Prakash Singh Kshatreeya" w:date="2026-05-10T11:57:00Z"/>
          <w:b/>
          <w:bCs/>
          <w:sz w:val="28"/>
          <w:szCs w:val="28"/>
          <w:lang w:val="en-US"/>
        </w:rPr>
      </w:pPr>
      <w:ins w:id="2257" w:author="Prakash Singh Kshatreeya" w:date="2026-05-10T11:57:00Z">
        <w:r>
          <w:rPr>
            <w:b/>
            <w:bCs/>
            <w:sz w:val="28"/>
            <w:szCs w:val="28"/>
            <w:lang w:val="en-US"/>
          </w:rPr>
          <w:t>Db</w:t>
        </w:r>
      </w:ins>
    </w:p>
    <w:p w14:paraId="33E46BBF" w14:textId="48F81776" w:rsidR="00CD6896" w:rsidRDefault="00CD6896" w:rsidP="00CD6896">
      <w:pPr>
        <w:pStyle w:val="ListParagraph"/>
        <w:numPr>
          <w:ilvl w:val="0"/>
          <w:numId w:val="3"/>
        </w:numPr>
        <w:rPr>
          <w:ins w:id="2258" w:author="Prakash Singh Kshatreeya" w:date="2026-05-10T11:58:00Z"/>
          <w:b/>
          <w:bCs/>
          <w:sz w:val="28"/>
          <w:szCs w:val="28"/>
          <w:lang w:val="en-US"/>
        </w:rPr>
      </w:pPr>
      <w:ins w:id="2259" w:author="Prakash Singh Kshatreeya" w:date="2026-05-10T11:58:00Z">
        <w:r>
          <w:rPr>
            <w:b/>
            <w:bCs/>
            <w:sz w:val="28"/>
            <w:szCs w:val="28"/>
            <w:lang w:val="en-US"/>
          </w:rPr>
          <w:t>Show collections</w:t>
        </w:r>
      </w:ins>
    </w:p>
    <w:p w14:paraId="23CDE76B" w14:textId="0FC1D4A1" w:rsidR="00CD6896" w:rsidRDefault="00CD6896" w:rsidP="00CD6896">
      <w:pPr>
        <w:pStyle w:val="ListParagraph"/>
        <w:numPr>
          <w:ilvl w:val="0"/>
          <w:numId w:val="3"/>
        </w:numPr>
        <w:rPr>
          <w:ins w:id="2260" w:author="Prakash Singh Kshatreeya" w:date="2026-05-10T11:58:00Z"/>
          <w:b/>
          <w:bCs/>
          <w:sz w:val="28"/>
          <w:szCs w:val="28"/>
          <w:lang w:val="en-US"/>
        </w:rPr>
      </w:pPr>
      <w:proofErr w:type="spellStart"/>
      <w:proofErr w:type="gramStart"/>
      <w:ins w:id="2261" w:author="Prakash Singh Kshatreeya" w:date="2026-05-10T11:59:00Z">
        <w:r>
          <w:rPr>
            <w:b/>
            <w:bCs/>
            <w:sz w:val="28"/>
            <w:szCs w:val="28"/>
            <w:lang w:val="en-US"/>
          </w:rPr>
          <w:t>d</w:t>
        </w:r>
      </w:ins>
      <w:ins w:id="2262" w:author="Prakash Singh Kshatreeya" w:date="2026-05-10T11:58:00Z">
        <w:r>
          <w:rPr>
            <w:b/>
            <w:bCs/>
            <w:sz w:val="28"/>
            <w:szCs w:val="28"/>
            <w:lang w:val="en-US"/>
          </w:rPr>
          <w:t>b.createCollection</w:t>
        </w:r>
        <w:proofErr w:type="spellEnd"/>
        <w:proofErr w:type="gramEnd"/>
        <w:r>
          <w:rPr>
            <w:b/>
            <w:bCs/>
            <w:sz w:val="28"/>
            <w:szCs w:val="28"/>
            <w:lang w:val="en-US"/>
          </w:rPr>
          <w:t>(“users”)</w:t>
        </w:r>
      </w:ins>
    </w:p>
    <w:p w14:paraId="6527D548" w14:textId="1B2996EE" w:rsidR="00CD6896" w:rsidRPr="00CD6896" w:rsidRDefault="00CD6896" w:rsidP="00CD6896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  <w:rPrChange w:id="2263" w:author="Prakash Singh Kshatreeya" w:date="2026-05-10T11:57:00Z">
            <w:rPr>
              <w:lang w:val="en-US"/>
            </w:rPr>
          </w:rPrChange>
        </w:rPr>
        <w:pPrChange w:id="2264" w:author="Prakash Singh Kshatreeya" w:date="2026-05-10T11:57:00Z">
          <w:pPr>
            <w:pStyle w:val="ListParagraph"/>
            <w:numPr>
              <w:numId w:val="2"/>
            </w:numPr>
            <w:ind w:left="1080" w:hanging="720"/>
          </w:pPr>
        </w:pPrChange>
      </w:pPr>
    </w:p>
    <w:sectPr w:rsidR="00CD6896" w:rsidRPr="00CD6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F69C3"/>
    <w:multiLevelType w:val="hybridMultilevel"/>
    <w:tmpl w:val="E7648F62"/>
    <w:lvl w:ilvl="0" w:tplc="046E5B6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2A1F7F"/>
    <w:multiLevelType w:val="hybridMultilevel"/>
    <w:tmpl w:val="736A33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CA6958"/>
    <w:multiLevelType w:val="hybridMultilevel"/>
    <w:tmpl w:val="6888C08E"/>
    <w:lvl w:ilvl="0" w:tplc="EC8EB0C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85331"/>
    <w:multiLevelType w:val="hybridMultilevel"/>
    <w:tmpl w:val="C5B661F2"/>
    <w:lvl w:ilvl="0" w:tplc="C55007C8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67131968"/>
    <w:multiLevelType w:val="hybridMultilevel"/>
    <w:tmpl w:val="0812DBF4"/>
    <w:lvl w:ilvl="0" w:tplc="9A122B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183276">
    <w:abstractNumId w:val="2"/>
  </w:num>
  <w:num w:numId="2" w16cid:durableId="1238322392">
    <w:abstractNumId w:val="4"/>
  </w:num>
  <w:num w:numId="3" w16cid:durableId="1194155410">
    <w:abstractNumId w:val="0"/>
  </w:num>
  <w:num w:numId="4" w16cid:durableId="1561207518">
    <w:abstractNumId w:val="3"/>
  </w:num>
  <w:num w:numId="5" w16cid:durableId="46920313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itya Singh Kshatreeya">
    <w15:presenceInfo w15:providerId="Windows Live" w15:userId="45811b382897866c"/>
  </w15:person>
  <w15:person w15:author="Prakash Singh Kshatreeya">
    <w15:presenceInfo w15:providerId="Windows Live" w15:userId="45811b38289786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B4"/>
    <w:rsid w:val="000042F5"/>
    <w:rsid w:val="0002241A"/>
    <w:rsid w:val="00046F9D"/>
    <w:rsid w:val="000518C1"/>
    <w:rsid w:val="000820D8"/>
    <w:rsid w:val="000C5EEA"/>
    <w:rsid w:val="000F7040"/>
    <w:rsid w:val="00105F59"/>
    <w:rsid w:val="001108FB"/>
    <w:rsid w:val="00182420"/>
    <w:rsid w:val="001A7F51"/>
    <w:rsid w:val="001E4F41"/>
    <w:rsid w:val="002157C4"/>
    <w:rsid w:val="002206A2"/>
    <w:rsid w:val="00271EB4"/>
    <w:rsid w:val="00280878"/>
    <w:rsid w:val="00284A30"/>
    <w:rsid w:val="00293685"/>
    <w:rsid w:val="002C4548"/>
    <w:rsid w:val="002C61E3"/>
    <w:rsid w:val="002E4672"/>
    <w:rsid w:val="002F0AE2"/>
    <w:rsid w:val="002F1F6C"/>
    <w:rsid w:val="002F4045"/>
    <w:rsid w:val="003062B0"/>
    <w:rsid w:val="00312E71"/>
    <w:rsid w:val="003454FF"/>
    <w:rsid w:val="003514D6"/>
    <w:rsid w:val="0036394C"/>
    <w:rsid w:val="003800DF"/>
    <w:rsid w:val="003C2B07"/>
    <w:rsid w:val="003F0F31"/>
    <w:rsid w:val="003F60DE"/>
    <w:rsid w:val="00405EEF"/>
    <w:rsid w:val="00410975"/>
    <w:rsid w:val="0043183C"/>
    <w:rsid w:val="00442A51"/>
    <w:rsid w:val="00457B23"/>
    <w:rsid w:val="004613D2"/>
    <w:rsid w:val="004643A1"/>
    <w:rsid w:val="00482D98"/>
    <w:rsid w:val="00493509"/>
    <w:rsid w:val="00497153"/>
    <w:rsid w:val="004A21FD"/>
    <w:rsid w:val="004A3F18"/>
    <w:rsid w:val="004C771C"/>
    <w:rsid w:val="004E21DB"/>
    <w:rsid w:val="00514E07"/>
    <w:rsid w:val="00527ACB"/>
    <w:rsid w:val="00531013"/>
    <w:rsid w:val="00542F50"/>
    <w:rsid w:val="00556693"/>
    <w:rsid w:val="00580F39"/>
    <w:rsid w:val="00595BE2"/>
    <w:rsid w:val="0059746A"/>
    <w:rsid w:val="005C3A22"/>
    <w:rsid w:val="005C629E"/>
    <w:rsid w:val="00605D31"/>
    <w:rsid w:val="00637913"/>
    <w:rsid w:val="00644F68"/>
    <w:rsid w:val="006840D4"/>
    <w:rsid w:val="00715BEF"/>
    <w:rsid w:val="00722562"/>
    <w:rsid w:val="00725BB1"/>
    <w:rsid w:val="007570F7"/>
    <w:rsid w:val="0077073D"/>
    <w:rsid w:val="007842BD"/>
    <w:rsid w:val="0079049A"/>
    <w:rsid w:val="007C3538"/>
    <w:rsid w:val="007D08EA"/>
    <w:rsid w:val="008260BB"/>
    <w:rsid w:val="00844DC2"/>
    <w:rsid w:val="00871526"/>
    <w:rsid w:val="00872776"/>
    <w:rsid w:val="00881F4F"/>
    <w:rsid w:val="0089695D"/>
    <w:rsid w:val="008A63A2"/>
    <w:rsid w:val="008E214C"/>
    <w:rsid w:val="00904957"/>
    <w:rsid w:val="00933865"/>
    <w:rsid w:val="00945EF3"/>
    <w:rsid w:val="00952165"/>
    <w:rsid w:val="00952AF2"/>
    <w:rsid w:val="009B1D27"/>
    <w:rsid w:val="009D1977"/>
    <w:rsid w:val="00A41C3B"/>
    <w:rsid w:val="00A94E04"/>
    <w:rsid w:val="00AC2325"/>
    <w:rsid w:val="00AE2132"/>
    <w:rsid w:val="00B00ECE"/>
    <w:rsid w:val="00B01198"/>
    <w:rsid w:val="00B1351C"/>
    <w:rsid w:val="00B1379F"/>
    <w:rsid w:val="00B87FB7"/>
    <w:rsid w:val="00BE0966"/>
    <w:rsid w:val="00C35575"/>
    <w:rsid w:val="00C45A6E"/>
    <w:rsid w:val="00C47948"/>
    <w:rsid w:val="00C67196"/>
    <w:rsid w:val="00C775CD"/>
    <w:rsid w:val="00C807F0"/>
    <w:rsid w:val="00C96F3D"/>
    <w:rsid w:val="00CB2D87"/>
    <w:rsid w:val="00CD6896"/>
    <w:rsid w:val="00CF26F4"/>
    <w:rsid w:val="00CF6A4B"/>
    <w:rsid w:val="00D202DA"/>
    <w:rsid w:val="00D60431"/>
    <w:rsid w:val="00D66DF8"/>
    <w:rsid w:val="00D765F5"/>
    <w:rsid w:val="00DA2D52"/>
    <w:rsid w:val="00DE0435"/>
    <w:rsid w:val="00DF5E8F"/>
    <w:rsid w:val="00E05D17"/>
    <w:rsid w:val="00E107BC"/>
    <w:rsid w:val="00E13BBD"/>
    <w:rsid w:val="00E640B2"/>
    <w:rsid w:val="00E76D1E"/>
    <w:rsid w:val="00EC5F59"/>
    <w:rsid w:val="00F348D4"/>
    <w:rsid w:val="00F447CF"/>
    <w:rsid w:val="00F85EC3"/>
    <w:rsid w:val="00F942B8"/>
    <w:rsid w:val="00F953F8"/>
    <w:rsid w:val="00FB3DA0"/>
    <w:rsid w:val="00FE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107D"/>
  <w15:chartTrackingRefBased/>
  <w15:docId w15:val="{05A5AF11-AE4E-4725-A95A-EABE7F3B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198"/>
  </w:style>
  <w:style w:type="paragraph" w:styleId="Heading1">
    <w:name w:val="heading 1"/>
    <w:basedOn w:val="Normal"/>
    <w:next w:val="Normal"/>
    <w:link w:val="Heading1Char"/>
    <w:uiPriority w:val="9"/>
    <w:qFormat/>
    <w:rsid w:val="00271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EB4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96F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4FEFC-D3C0-4917-9580-3B5B4EE78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2305</TotalTime>
  <Pages>30</Pages>
  <Words>3474</Words>
  <Characters>19807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 Kshatreeya</dc:creator>
  <cp:keywords/>
  <dc:description/>
  <cp:lastModifiedBy>Prakash Singh Kshatreeya</cp:lastModifiedBy>
  <cp:revision>1</cp:revision>
  <dcterms:created xsi:type="dcterms:W3CDTF">2026-01-18T03:59:00Z</dcterms:created>
  <dcterms:modified xsi:type="dcterms:W3CDTF">2026-05-12T07:03:00Z</dcterms:modified>
</cp:coreProperties>
</file>